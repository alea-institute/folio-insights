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imes New Roman" w:cs="Times New Roman"/>
          <w:sz w:val="21"/>
          <w:szCs w:val="28"/>
        </w:rPr>
        <w:alias w:val="Chapter"/>
        <w:tag w:val="Chapter"/>
        <w:id w:val="3946139"/>
      </w:sdtPr>
      <w:sdtEndPr>
        <w:rPr>
          <w:rFonts w:eastAsiaTheme="minorHAnsi" w:cstheme="minorBidi"/>
          <w:sz w:val="16"/>
          <w:szCs w:val="22"/>
        </w:rPr>
      </w:sdtEndPr>
      <w:sdtContent>
        <w:bookmarkStart w:id="0" w:name="SEC_Chapter_0" w:displacedByCustomXml="prev"/>
        <w:bookmarkEnd w:id="0" w:displacedByCustomXml="prev"/>
        <w:p w14:paraId="05A66104" w14:textId="382D0BC4" w:rsidR="00D750D6" w:rsidRPr="002B20D6" w:rsidRDefault="00D750D6" w:rsidP="00D750D6">
          <w:pPr>
            <w:pStyle w:val="IgnoredStyle"/>
          </w:pPr>
        </w:p>
        <w:p w14:paraId="5AE47CBD" w14:textId="06CA5CCC" w:rsidR="00D750D6" w:rsidRPr="002B20D6" w:rsidRDefault="00D750D6" w:rsidP="00D750D6">
          <w:pPr>
            <w:pStyle w:val="ChNum"/>
          </w:pPr>
          <w:bookmarkStart w:id="1" w:name="_Toc26779135"/>
          <w:bookmarkStart w:id="2" w:name="_Toc26791150"/>
          <w:bookmarkStart w:id="3" w:name="_Toc27120453"/>
          <w:bookmarkStart w:id="4" w:name="_Toc27569611"/>
          <w:bookmarkStart w:id="5" w:name="_Toc33022750"/>
          <w:bookmarkStart w:id="6" w:name="_Toc33434004"/>
          <w:bookmarkStart w:id="7" w:name="_Toc36111036"/>
          <w:bookmarkStart w:id="8" w:name="_Toc36111269"/>
          <w:r w:rsidRPr="002B20D6">
            <w:t xml:space="preserve">Chapter </w:t>
          </w:r>
          <w:r>
            <w:rPr>
              <w:noProof/>
            </w:rPr>
            <w:fldChar w:fldCharType="begin"/>
          </w:r>
          <w:r>
            <w:rPr>
              <w:noProof/>
            </w:rPr>
            <w:instrText>SEQ CH_NUM \r1</w:instrText>
          </w:r>
          <w:r>
            <w:rPr>
              <w:noProof/>
            </w:rPr>
            <w:fldChar w:fldCharType="separate"/>
          </w:r>
          <w:r w:rsidR="00956BD0">
            <w:rPr>
              <w:noProof/>
            </w:rPr>
            <w:t>1</w:t>
          </w:r>
          <w:bookmarkEnd w:id="1"/>
          <w:bookmarkEnd w:id="2"/>
          <w:bookmarkEnd w:id="3"/>
          <w:bookmarkEnd w:id="4"/>
          <w:bookmarkEnd w:id="5"/>
          <w:bookmarkEnd w:id="6"/>
          <w:bookmarkEnd w:id="7"/>
          <w:bookmarkEnd w:id="8"/>
          <w:r>
            <w:rPr>
              <w:noProof/>
            </w:rPr>
            <w:fldChar w:fldCharType="end"/>
          </w:r>
        </w:p>
        <w:p w14:paraId="0A9257E6" w14:textId="1A1E0ED7" w:rsidR="00D750D6" w:rsidRPr="002B20D6" w:rsidRDefault="00D750D6" w:rsidP="00D750D6">
          <w:pPr>
            <w:pStyle w:val="ChTitle"/>
          </w:pPr>
          <w:bookmarkStart w:id="9" w:name="_Toc412013870"/>
          <w:bookmarkStart w:id="10" w:name="_Toc417727265"/>
          <w:bookmarkStart w:id="11" w:name="_Toc417728656"/>
          <w:bookmarkStart w:id="12" w:name="_Toc26779136"/>
          <w:bookmarkStart w:id="13" w:name="_Toc36111037"/>
          <w:bookmarkStart w:id="14" w:name="_Toc36111270"/>
          <w:r>
            <w:t>The Advocate</w:t>
          </w:r>
          <w:bookmarkEnd w:id="9"/>
          <w:bookmarkEnd w:id="10"/>
          <w:bookmarkEnd w:id="11"/>
          <w:bookmarkEnd w:id="12"/>
          <w:bookmarkEnd w:id="13"/>
          <w:bookmarkEnd w:id="14"/>
        </w:p>
        <w:p w14:paraId="2B42C1FC" w14:textId="77777777" w:rsidR="00D750D6" w:rsidRPr="002B20D6" w:rsidRDefault="00D750D6" w:rsidP="00D750D6">
          <w:pPr>
            <w:pStyle w:val="WDIVB"/>
          </w:pPr>
          <w:r w:rsidRPr="002B20D6">
            <w:t>■   ■   ■</w:t>
          </w:r>
        </w:p>
        <w:p w14:paraId="444BA2CA" w14:textId="77777777" w:rsidR="00D750D6" w:rsidRDefault="00D750D6" w:rsidP="00D750D6">
          <w:pPr>
            <w:pStyle w:val="AnalysisLine"/>
            <w:spacing w:after="0"/>
            <w:ind w:left="432" w:hanging="432"/>
          </w:pPr>
          <w:r>
            <w:t>1.1</w:t>
          </w:r>
          <w:r>
            <w:tab/>
            <w:t>Introduction</w:t>
          </w:r>
        </w:p>
        <w:p w14:paraId="24B0EDAF" w14:textId="77777777" w:rsidR="00D750D6" w:rsidRDefault="00D750D6" w:rsidP="00D750D6">
          <w:pPr>
            <w:pStyle w:val="AnalysisLine"/>
            <w:spacing w:after="0"/>
            <w:ind w:hanging="432"/>
          </w:pPr>
          <w:r>
            <w:t>A.</w:t>
          </w:r>
          <w:r>
            <w:tab/>
            <w:t>This Advocacy Book</w:t>
          </w:r>
        </w:p>
        <w:p w14:paraId="329B254C" w14:textId="77777777" w:rsidR="00D750D6" w:rsidRDefault="00D750D6" w:rsidP="00D750D6">
          <w:pPr>
            <w:pStyle w:val="AnalysisLine"/>
            <w:spacing w:after="0"/>
            <w:ind w:hanging="432"/>
          </w:pPr>
          <w:r>
            <w:t>B.</w:t>
          </w:r>
          <w:r>
            <w:tab/>
            <w:t>Advocacy Sources and Resources</w:t>
          </w:r>
        </w:p>
        <w:p w14:paraId="04F29C78" w14:textId="1D4ABD71" w:rsidR="00D750D6" w:rsidRDefault="00D750D6" w:rsidP="00D750D6">
          <w:pPr>
            <w:pStyle w:val="AnalysisLine"/>
            <w:spacing w:after="0"/>
            <w:ind w:hanging="432"/>
          </w:pPr>
          <w:r>
            <w:t>C.</w:t>
          </w:r>
          <w:r>
            <w:tab/>
            <w:t>Forthcoming Advocacy Services</w:t>
          </w:r>
        </w:p>
        <w:p w14:paraId="6A69627C" w14:textId="77777777" w:rsidR="00D750D6" w:rsidRDefault="00D750D6" w:rsidP="00D750D6">
          <w:pPr>
            <w:pStyle w:val="AnalysisLine"/>
            <w:spacing w:after="0"/>
            <w:ind w:left="432" w:hanging="432"/>
          </w:pPr>
          <w:r>
            <w:t>1.2</w:t>
          </w:r>
          <w:r>
            <w:tab/>
            <w:t>The Advocate</w:t>
          </w:r>
        </w:p>
        <w:p w14:paraId="67F42668" w14:textId="77777777" w:rsidR="00D750D6" w:rsidRDefault="00D750D6" w:rsidP="00D750D6">
          <w:pPr>
            <w:pStyle w:val="AnalysisLine"/>
            <w:spacing w:after="0"/>
            <w:ind w:hanging="432"/>
          </w:pPr>
          <w:r>
            <w:t>A.</w:t>
          </w:r>
          <w:r>
            <w:tab/>
            <w:t>The Goal of the Advocate</w:t>
          </w:r>
        </w:p>
        <w:p w14:paraId="1C724B2F" w14:textId="77777777" w:rsidR="00D750D6" w:rsidRDefault="00D750D6" w:rsidP="00D750D6">
          <w:pPr>
            <w:pStyle w:val="AnalysisLine"/>
            <w:spacing w:after="0"/>
            <w:ind w:hanging="432"/>
          </w:pPr>
          <w:r>
            <w:t>B.</w:t>
          </w:r>
          <w:r>
            <w:tab/>
            <w:t>Roles of Advocates</w:t>
          </w:r>
        </w:p>
        <w:p w14:paraId="67BB1706" w14:textId="77777777" w:rsidR="00D750D6" w:rsidRDefault="00D750D6" w:rsidP="00D750D6">
          <w:pPr>
            <w:pStyle w:val="AnalysisLine"/>
            <w:spacing w:after="0"/>
            <w:ind w:hanging="432"/>
          </w:pPr>
          <w:r>
            <w:t>C.</w:t>
          </w:r>
          <w:r>
            <w:tab/>
            <w:t>Character Traits</w:t>
          </w:r>
        </w:p>
        <w:p w14:paraId="0F6F2FED" w14:textId="77777777" w:rsidR="00D750D6" w:rsidRDefault="00D750D6" w:rsidP="00D750D6">
          <w:pPr>
            <w:pStyle w:val="AnalysisLine"/>
            <w:spacing w:after="0"/>
            <w:ind w:hanging="432"/>
          </w:pPr>
          <w:r>
            <w:t>D.</w:t>
          </w:r>
          <w:r>
            <w:tab/>
            <w:t>Balanced Approach</w:t>
          </w:r>
        </w:p>
        <w:p w14:paraId="378E5C68" w14:textId="41C439DE" w:rsidR="00D750D6" w:rsidRDefault="00D750D6" w:rsidP="00D750D6">
          <w:pPr>
            <w:pStyle w:val="AnalysisLine"/>
            <w:spacing w:after="0"/>
            <w:ind w:hanging="432"/>
          </w:pPr>
          <w:r>
            <w:t>E.</w:t>
          </w:r>
          <w:r>
            <w:tab/>
            <w:t>Client Relation</w:t>
          </w:r>
          <w:r w:rsidR="00A669EB">
            <w:t>s</w:t>
          </w:r>
        </w:p>
        <w:p w14:paraId="6B7BDC4B" w14:textId="77777777" w:rsidR="00D750D6" w:rsidRDefault="00D750D6" w:rsidP="00D750D6">
          <w:pPr>
            <w:pStyle w:val="AnalysisLine"/>
            <w:spacing w:after="0"/>
            <w:ind w:hanging="432"/>
          </w:pPr>
          <w:r>
            <w:t>F.</w:t>
          </w:r>
          <w:r>
            <w:tab/>
            <w:t>Collaborative Relationships</w:t>
          </w:r>
        </w:p>
        <w:p w14:paraId="09BF1346" w14:textId="1B99E886" w:rsidR="00D750D6" w:rsidRDefault="00D750D6" w:rsidP="00D750D6">
          <w:pPr>
            <w:pStyle w:val="AnalysisLine"/>
            <w:spacing w:after="0"/>
            <w:ind w:left="432" w:hanging="432"/>
          </w:pPr>
          <w:r>
            <w:t>1.3</w:t>
          </w:r>
          <w:r>
            <w:tab/>
          </w:r>
          <w:r w:rsidR="00A669EB">
            <w:t xml:space="preserve">Civil </w:t>
          </w:r>
          <w:r>
            <w:t>Dispute Resolution Systems</w:t>
          </w:r>
        </w:p>
        <w:p w14:paraId="025318CF" w14:textId="77777777" w:rsidR="00D750D6" w:rsidRDefault="00D750D6" w:rsidP="00D750D6">
          <w:pPr>
            <w:pStyle w:val="AnalysisLine"/>
            <w:spacing w:after="0"/>
            <w:ind w:hanging="432"/>
          </w:pPr>
          <w:r>
            <w:t>A.</w:t>
          </w:r>
          <w:r>
            <w:tab/>
            <w:t>Litigation</w:t>
          </w:r>
        </w:p>
        <w:p w14:paraId="48EB6F67" w14:textId="77777777" w:rsidR="00D750D6" w:rsidRDefault="00D750D6" w:rsidP="00D750D6">
          <w:pPr>
            <w:pStyle w:val="AnalysisLine"/>
            <w:spacing w:after="0"/>
            <w:ind w:hanging="432"/>
          </w:pPr>
          <w:r>
            <w:t>B.</w:t>
          </w:r>
          <w:r>
            <w:tab/>
            <w:t>Arbitration</w:t>
          </w:r>
        </w:p>
        <w:p w14:paraId="0B1D90B9" w14:textId="77777777" w:rsidR="00D750D6" w:rsidRDefault="00D750D6" w:rsidP="00D750D6">
          <w:pPr>
            <w:pStyle w:val="AnalysisLine"/>
            <w:spacing w:after="0"/>
            <w:ind w:hanging="432"/>
          </w:pPr>
          <w:r>
            <w:t>C.</w:t>
          </w:r>
          <w:r>
            <w:tab/>
            <w:t>Administrative Hearings</w:t>
          </w:r>
        </w:p>
        <w:p w14:paraId="0845CC92" w14:textId="5A2CC315" w:rsidR="00D750D6" w:rsidRDefault="00D750D6" w:rsidP="00D750D6">
          <w:pPr>
            <w:pStyle w:val="AnalysisLine"/>
            <w:spacing w:after="0"/>
            <w:ind w:hanging="432"/>
          </w:pPr>
          <w:r>
            <w:t>D.</w:t>
          </w:r>
          <w:r>
            <w:tab/>
            <w:t xml:space="preserve">Online Advocacy </w:t>
          </w:r>
          <w:r w:rsidR="00A669EB">
            <w:t>So</w:t>
          </w:r>
          <w:r>
            <w:t>lution</w:t>
          </w:r>
          <w:r w:rsidR="00A669EB">
            <w:t>s</w:t>
          </w:r>
        </w:p>
        <w:p w14:paraId="78C5BBD3" w14:textId="02BE05A1" w:rsidR="00D750D6" w:rsidRDefault="00D750D6" w:rsidP="00D750D6">
          <w:pPr>
            <w:pStyle w:val="AnalysisLine"/>
            <w:spacing w:after="0"/>
            <w:ind w:hanging="432"/>
          </w:pPr>
          <w:r>
            <w:t>E.</w:t>
          </w:r>
          <w:r w:rsidR="00347B7C">
            <w:tab/>
          </w:r>
          <w:r>
            <w:t>Hybrid Dispute Resolution</w:t>
          </w:r>
        </w:p>
        <w:p w14:paraId="54C39619" w14:textId="77777777" w:rsidR="00D750D6" w:rsidRDefault="00D750D6" w:rsidP="00D750D6">
          <w:pPr>
            <w:pStyle w:val="AnalysisLine"/>
            <w:spacing w:after="0"/>
            <w:ind w:left="432" w:hanging="432"/>
          </w:pPr>
          <w:r>
            <w:t>1.4</w:t>
          </w:r>
          <w:r>
            <w:tab/>
            <w:t>Alternatives to a Trial or Hearing</w:t>
          </w:r>
        </w:p>
        <w:p w14:paraId="10510655" w14:textId="77777777" w:rsidR="00347B7C" w:rsidRDefault="00D750D6" w:rsidP="00D750D6">
          <w:pPr>
            <w:pStyle w:val="AnalysisLine"/>
            <w:spacing w:after="0"/>
            <w:ind w:hanging="432"/>
          </w:pPr>
          <w:r>
            <w:t>A.</w:t>
          </w:r>
          <w:r>
            <w:tab/>
            <w:t>Negotiated Civil Settlements</w:t>
          </w:r>
        </w:p>
        <w:p w14:paraId="42C2FCAB" w14:textId="4A649911" w:rsidR="00D750D6" w:rsidRDefault="00D750D6" w:rsidP="00D750D6">
          <w:pPr>
            <w:pStyle w:val="AnalysisLine"/>
            <w:spacing w:after="0"/>
            <w:ind w:hanging="432"/>
          </w:pPr>
          <w:r>
            <w:t>B.</w:t>
          </w:r>
          <w:r w:rsidR="00347B7C">
            <w:tab/>
          </w:r>
          <w:r>
            <w:t>Criminal Plea Agreements</w:t>
          </w:r>
        </w:p>
        <w:p w14:paraId="4D63F912" w14:textId="5472B352" w:rsidR="00D750D6" w:rsidRDefault="00D750D6" w:rsidP="00D750D6">
          <w:pPr>
            <w:pStyle w:val="AnalysisLine"/>
            <w:spacing w:after="0"/>
            <w:ind w:hanging="432"/>
          </w:pPr>
          <w:r>
            <w:t>C.</w:t>
          </w:r>
          <w:r>
            <w:tab/>
            <w:t>Mediation</w:t>
          </w:r>
        </w:p>
        <w:p w14:paraId="0F571649" w14:textId="4F563A4A" w:rsidR="00D750D6" w:rsidRDefault="00D750D6" w:rsidP="00D750D6">
          <w:pPr>
            <w:pStyle w:val="AnalysisLine"/>
            <w:spacing w:after="0"/>
            <w:ind w:hanging="432"/>
          </w:pPr>
          <w:r>
            <w:t>D.</w:t>
          </w:r>
          <w:r>
            <w:tab/>
            <w:t>Fact/Issue Finding</w:t>
          </w:r>
        </w:p>
        <w:p w14:paraId="1AFEB3D5" w14:textId="3A06F922" w:rsidR="00D750D6" w:rsidRDefault="00D750D6" w:rsidP="00D750D6">
          <w:pPr>
            <w:pStyle w:val="AnalysisLine"/>
            <w:spacing w:after="0"/>
            <w:ind w:hanging="432"/>
          </w:pPr>
          <w:r>
            <w:t>E.</w:t>
          </w:r>
          <w:r>
            <w:tab/>
            <w:t>Mini-Trial</w:t>
          </w:r>
        </w:p>
        <w:p w14:paraId="3845A688" w14:textId="3890556F" w:rsidR="00D750D6" w:rsidRDefault="00D750D6" w:rsidP="00D750D6">
          <w:pPr>
            <w:pStyle w:val="AnalysisLine"/>
            <w:spacing w:after="0"/>
            <w:ind w:hanging="432"/>
          </w:pPr>
          <w:r>
            <w:t>F.</w:t>
          </w:r>
          <w:r>
            <w:tab/>
            <w:t>Summary Jury Trial</w:t>
          </w:r>
        </w:p>
        <w:p w14:paraId="63127311" w14:textId="142A5320" w:rsidR="00D750D6" w:rsidRDefault="00D750D6" w:rsidP="00D750D6">
          <w:pPr>
            <w:pStyle w:val="AnalysisLine"/>
            <w:spacing w:after="0"/>
            <w:ind w:hanging="432"/>
          </w:pPr>
          <w:r>
            <w:t>G.</w:t>
          </w:r>
          <w:r>
            <w:tab/>
            <w:t>Moderated Settlement Conference</w:t>
          </w:r>
        </w:p>
        <w:p w14:paraId="55D52DD7" w14:textId="36C3B743" w:rsidR="00D750D6" w:rsidRDefault="00D750D6" w:rsidP="00D750D6">
          <w:pPr>
            <w:pStyle w:val="AnalysisLine"/>
            <w:spacing w:after="0"/>
            <w:ind w:hanging="432"/>
          </w:pPr>
          <w:r>
            <w:t>H.</w:t>
          </w:r>
          <w:r>
            <w:tab/>
            <w:t>Collaborative Law</w:t>
          </w:r>
        </w:p>
        <w:p w14:paraId="6E4C62B3" w14:textId="0D5A4781" w:rsidR="00D750D6" w:rsidRDefault="00D750D6" w:rsidP="00D750D6">
          <w:pPr>
            <w:pStyle w:val="AnalysisLine"/>
            <w:spacing w:after="0"/>
            <w:ind w:hanging="432"/>
          </w:pPr>
          <w:r>
            <w:t>I.</w:t>
          </w:r>
          <w:r>
            <w:tab/>
            <w:t>Private Judging</w:t>
          </w:r>
        </w:p>
        <w:p w14:paraId="037365D1" w14:textId="0244E7B5" w:rsidR="00D750D6" w:rsidRDefault="00D750D6" w:rsidP="00D750D6">
          <w:pPr>
            <w:pStyle w:val="AnalysisLine"/>
            <w:spacing w:after="0"/>
            <w:ind w:hanging="432"/>
          </w:pPr>
          <w:r>
            <w:t>J.</w:t>
          </w:r>
          <w:r>
            <w:tab/>
          </w:r>
          <w:r w:rsidR="00A669EB">
            <w:t xml:space="preserve">Special </w:t>
          </w:r>
          <w:r>
            <w:t>Masters</w:t>
          </w:r>
        </w:p>
        <w:p w14:paraId="7D15AEE8" w14:textId="08A3C7A4" w:rsidR="00D750D6" w:rsidRDefault="00D750D6" w:rsidP="00D750D6">
          <w:pPr>
            <w:pStyle w:val="AnalysisLine"/>
            <w:spacing w:after="0"/>
            <w:ind w:hanging="432"/>
          </w:pPr>
          <w:r>
            <w:t>K.</w:t>
          </w:r>
          <w:r>
            <w:tab/>
            <w:t>Court Mandated or Consensual Proce</w:t>
          </w:r>
          <w:r w:rsidR="005C2568">
            <w:t>ss</w:t>
          </w:r>
        </w:p>
        <w:p w14:paraId="43E3EC06" w14:textId="77777777" w:rsidR="00D750D6" w:rsidRDefault="00D750D6" w:rsidP="00D750D6">
          <w:pPr>
            <w:pStyle w:val="AnalysisLine"/>
            <w:spacing w:after="0"/>
            <w:ind w:left="432" w:hanging="432"/>
          </w:pPr>
          <w:r>
            <w:t>1.5</w:t>
          </w:r>
          <w:r>
            <w:tab/>
            <w:t>Storytelling Techniques</w:t>
          </w:r>
        </w:p>
        <w:p w14:paraId="19E271D5" w14:textId="77777777" w:rsidR="00D750D6" w:rsidRDefault="00D750D6" w:rsidP="00D750D6">
          <w:pPr>
            <w:pStyle w:val="AnalysisLine"/>
            <w:spacing w:after="0"/>
            <w:ind w:hanging="432"/>
          </w:pPr>
          <w:r>
            <w:t>A.</w:t>
          </w:r>
          <w:r>
            <w:tab/>
            <w:t>Use Primacy and Recency</w:t>
          </w:r>
        </w:p>
        <w:p w14:paraId="1F35AF14" w14:textId="77777777" w:rsidR="00D750D6" w:rsidRDefault="00D750D6" w:rsidP="00D750D6">
          <w:pPr>
            <w:pStyle w:val="AnalysisLine"/>
            <w:spacing w:after="0"/>
            <w:ind w:hanging="432"/>
          </w:pPr>
          <w:r>
            <w:t>B.</w:t>
          </w:r>
          <w:r>
            <w:tab/>
            <w:t>Reasonably Repeat Information</w:t>
          </w:r>
        </w:p>
        <w:p w14:paraId="698A5CAB" w14:textId="2879AD86" w:rsidR="00D750D6" w:rsidRDefault="00D750D6" w:rsidP="00D750D6">
          <w:pPr>
            <w:pStyle w:val="AnalysisLine"/>
            <w:spacing w:after="0"/>
            <w:ind w:hanging="432"/>
          </w:pPr>
          <w:r>
            <w:t>C.</w:t>
          </w:r>
          <w:r>
            <w:tab/>
          </w:r>
          <w:r w:rsidR="00A669EB">
            <w:t xml:space="preserve">Rely on </w:t>
          </w:r>
          <w:r>
            <w:t>the Rule of Three</w:t>
          </w:r>
        </w:p>
        <w:p w14:paraId="7C11F41E" w14:textId="77777777" w:rsidR="00D750D6" w:rsidRDefault="00D750D6" w:rsidP="00D750D6">
          <w:pPr>
            <w:pStyle w:val="AnalysisLine"/>
            <w:spacing w:after="0"/>
            <w:ind w:hanging="432"/>
          </w:pPr>
          <w:r>
            <w:t>D.</w:t>
          </w:r>
          <w:r>
            <w:tab/>
            <w:t>Establish Realism</w:t>
          </w:r>
        </w:p>
        <w:p w14:paraId="57CF2798" w14:textId="3C04076D" w:rsidR="00D750D6" w:rsidRDefault="00D750D6" w:rsidP="00D750D6">
          <w:pPr>
            <w:pStyle w:val="AnalysisLine"/>
            <w:spacing w:after="0"/>
            <w:ind w:hanging="432"/>
          </w:pPr>
          <w:r>
            <w:t>E.</w:t>
          </w:r>
          <w:r>
            <w:tab/>
            <w:t>Develop Human Interests</w:t>
          </w:r>
        </w:p>
        <w:p w14:paraId="412EE66F" w14:textId="1C00CBC6" w:rsidR="00D750D6" w:rsidRDefault="00D750D6" w:rsidP="00D750D6">
          <w:pPr>
            <w:pStyle w:val="AnalysisLine"/>
            <w:spacing w:after="0"/>
            <w:ind w:hanging="432"/>
          </w:pPr>
          <w:r>
            <w:t>F.</w:t>
          </w:r>
          <w:r w:rsidR="00347B7C">
            <w:tab/>
          </w:r>
          <w:r>
            <w:t>Enhance Emotions and Reactions</w:t>
          </w:r>
        </w:p>
        <w:p w14:paraId="3F4AFF99" w14:textId="5F02ABF2" w:rsidR="00D750D6" w:rsidRDefault="00D750D6" w:rsidP="00D750D6">
          <w:pPr>
            <w:pStyle w:val="AnalysisLine"/>
            <w:spacing w:after="0"/>
            <w:ind w:hanging="432"/>
          </w:pPr>
          <w:r>
            <w:t>G.</w:t>
          </w:r>
          <w:r>
            <w:tab/>
            <w:t>E</w:t>
          </w:r>
          <w:r w:rsidR="00A669EB">
            <w:t>nrich</w:t>
          </w:r>
          <w:r>
            <w:t xml:space="preserve"> Visual Senses</w:t>
          </w:r>
        </w:p>
        <w:p w14:paraId="3B3C712A" w14:textId="048B5196" w:rsidR="00D750D6" w:rsidRDefault="00D750D6" w:rsidP="00D750D6">
          <w:pPr>
            <w:pStyle w:val="AnalysisLine"/>
            <w:spacing w:after="0"/>
            <w:ind w:hanging="432"/>
          </w:pPr>
          <w:r>
            <w:t>H.</w:t>
          </w:r>
          <w:r>
            <w:tab/>
            <w:t>U</w:t>
          </w:r>
          <w:r w:rsidR="00A669EB">
            <w:t>tilize</w:t>
          </w:r>
          <w:r>
            <w:t xml:space="preserve"> Impact Words</w:t>
          </w:r>
        </w:p>
        <w:p w14:paraId="18CE3745" w14:textId="5CC266E8" w:rsidR="00D750D6" w:rsidRDefault="00D750D6" w:rsidP="00D750D6">
          <w:pPr>
            <w:pStyle w:val="AnalysisLine"/>
            <w:spacing w:after="0"/>
            <w:ind w:hanging="432"/>
          </w:pPr>
          <w:r>
            <w:t>I.</w:t>
          </w:r>
          <w:r>
            <w:tab/>
            <w:t>Create Images</w:t>
          </w:r>
        </w:p>
        <w:p w14:paraId="3A2B11D5" w14:textId="0C77BB04" w:rsidR="00D750D6" w:rsidRDefault="00D750D6" w:rsidP="00D750D6">
          <w:pPr>
            <w:pStyle w:val="AnalysisLine"/>
            <w:spacing w:after="0"/>
            <w:ind w:hanging="432"/>
          </w:pPr>
          <w:r>
            <w:t>J.</w:t>
          </w:r>
          <w:r>
            <w:tab/>
          </w:r>
          <w:r w:rsidR="00A669EB">
            <w:t>Augment Imagination</w:t>
          </w:r>
        </w:p>
        <w:p w14:paraId="37884264" w14:textId="77777777" w:rsidR="005F53B2" w:rsidRDefault="00D750D6" w:rsidP="00D750D6">
          <w:pPr>
            <w:pStyle w:val="AnalysisLine"/>
            <w:spacing w:after="0"/>
            <w:ind w:hanging="432"/>
          </w:pPr>
          <w:r>
            <w:t>K.</w:t>
          </w:r>
          <w:r>
            <w:tab/>
          </w:r>
          <w:r w:rsidR="00A669EB">
            <w:t>Consider What Is Presumed</w:t>
          </w:r>
        </w:p>
        <w:p w14:paraId="47CD5092" w14:textId="7167D5F6" w:rsidR="00D750D6" w:rsidRDefault="00D750D6" w:rsidP="00D750D6">
          <w:pPr>
            <w:pStyle w:val="AnalysisLine"/>
            <w:spacing w:after="0"/>
            <w:ind w:hanging="432"/>
          </w:pPr>
          <w:r>
            <w:lastRenderedPageBreak/>
            <w:t>L.</w:t>
          </w:r>
          <w:r>
            <w:tab/>
            <w:t>Employ Understandable Language</w:t>
          </w:r>
        </w:p>
        <w:p w14:paraId="2A98BAB2" w14:textId="77777777" w:rsidR="00D750D6" w:rsidRPr="00916DD4" w:rsidRDefault="00D750D6" w:rsidP="00D750D6">
          <w:pPr>
            <w:pStyle w:val="AnalysisLine"/>
            <w:spacing w:after="0"/>
            <w:ind w:hanging="432"/>
          </w:pPr>
          <w:r>
            <w:t>M.</w:t>
          </w:r>
          <w:r>
            <w:tab/>
            <w:t>Be Reasonably Brief</w:t>
          </w:r>
        </w:p>
        <w:p w14:paraId="403F0758" w14:textId="77777777" w:rsidR="00D750D6" w:rsidRDefault="00D750D6" w:rsidP="00D750D6">
          <w:pPr>
            <w:pStyle w:val="AnalysisLine"/>
            <w:spacing w:after="0"/>
            <w:ind w:left="432" w:hanging="432"/>
          </w:pPr>
          <w:bookmarkStart w:id="15" w:name="Page_BM_2"/>
          <w:bookmarkEnd w:id="15"/>
          <w:r>
            <w:t>1.6</w:t>
          </w:r>
          <w:r>
            <w:tab/>
            <w:t>Fundamental Approaches of Persuasion</w:t>
          </w:r>
        </w:p>
        <w:p w14:paraId="4D099C26" w14:textId="47CE23D8" w:rsidR="00D750D6" w:rsidRDefault="00D750D6" w:rsidP="00D750D6">
          <w:pPr>
            <w:pStyle w:val="AnalysisLine"/>
            <w:spacing w:after="0"/>
            <w:ind w:hanging="432"/>
          </w:pPr>
          <w:r>
            <w:t>A.</w:t>
          </w:r>
          <w:r>
            <w:tab/>
            <w:t>Re</w:t>
          </w:r>
          <w:r w:rsidR="00A669EB">
            <w:t>cognize</w:t>
          </w:r>
          <w:r>
            <w:t xml:space="preserve"> Values and Principles</w:t>
          </w:r>
        </w:p>
        <w:p w14:paraId="04B84E33" w14:textId="77777777" w:rsidR="00D750D6" w:rsidRDefault="00D750D6" w:rsidP="00D750D6">
          <w:pPr>
            <w:pStyle w:val="AnalysisLine"/>
            <w:spacing w:after="0"/>
            <w:ind w:hanging="432"/>
          </w:pPr>
          <w:r>
            <w:t>B.</w:t>
          </w:r>
          <w:r>
            <w:tab/>
            <w:t>Actively Involve the Fact Finder</w:t>
          </w:r>
        </w:p>
        <w:p w14:paraId="2D9CBFB0" w14:textId="77777777" w:rsidR="00D750D6" w:rsidRDefault="00D750D6" w:rsidP="00D750D6">
          <w:pPr>
            <w:pStyle w:val="AnalysisLine"/>
            <w:spacing w:after="0"/>
            <w:ind w:hanging="432"/>
          </w:pPr>
          <w:r>
            <w:t>C.</w:t>
          </w:r>
          <w:r>
            <w:tab/>
            <w:t>Focus on Responsibility</w:t>
          </w:r>
        </w:p>
        <w:p w14:paraId="71728F83" w14:textId="4A41E9C3" w:rsidR="00D750D6" w:rsidRDefault="00D750D6" w:rsidP="00D750D6">
          <w:pPr>
            <w:pStyle w:val="AnalysisLine"/>
            <w:spacing w:after="0"/>
            <w:ind w:hanging="432"/>
          </w:pPr>
          <w:r>
            <w:t>D.</w:t>
          </w:r>
          <w:r>
            <w:tab/>
          </w:r>
          <w:r w:rsidR="00A669EB">
            <w:t xml:space="preserve">Reveal </w:t>
          </w:r>
          <w:r>
            <w:t>Inconsistencies</w:t>
          </w:r>
        </w:p>
        <w:p w14:paraId="52F886DB" w14:textId="77777777" w:rsidR="00D750D6" w:rsidRDefault="00D750D6" w:rsidP="00D750D6">
          <w:pPr>
            <w:pStyle w:val="AnalysisLine"/>
            <w:spacing w:after="0"/>
            <w:ind w:hanging="432"/>
          </w:pPr>
          <w:r>
            <w:t>E.</w:t>
          </w:r>
          <w:r>
            <w:tab/>
            <w:t>Present Alternatives</w:t>
          </w:r>
        </w:p>
        <w:p w14:paraId="235A598D" w14:textId="5DB1C4F1" w:rsidR="00D750D6" w:rsidRDefault="00D750D6" w:rsidP="00D750D6">
          <w:pPr>
            <w:pStyle w:val="AnalysisLine"/>
            <w:spacing w:after="0"/>
            <w:ind w:hanging="432"/>
          </w:pPr>
          <w:r>
            <w:t>F.</w:t>
          </w:r>
          <w:r>
            <w:tab/>
          </w:r>
          <w:r w:rsidR="00A669EB">
            <w:t xml:space="preserve">Offer </w:t>
          </w:r>
          <w:r>
            <w:t>Simple Explanations</w:t>
          </w:r>
        </w:p>
        <w:p w14:paraId="5C2A2F77" w14:textId="77777777" w:rsidR="00D750D6" w:rsidRDefault="00D750D6" w:rsidP="00D750D6">
          <w:pPr>
            <w:pStyle w:val="AnalysisLine"/>
            <w:spacing w:after="0"/>
            <w:ind w:hanging="432"/>
          </w:pPr>
          <w:r>
            <w:t>G.</w:t>
          </w:r>
          <w:r>
            <w:tab/>
            <w:t>Identify with the Decision Maker</w:t>
          </w:r>
        </w:p>
        <w:p w14:paraId="596BDFBD" w14:textId="77777777" w:rsidR="00D750D6" w:rsidRDefault="00D750D6" w:rsidP="00D750D6">
          <w:pPr>
            <w:pStyle w:val="AnalysisLine"/>
            <w:spacing w:after="0"/>
            <w:ind w:left="432" w:hanging="432"/>
          </w:pPr>
          <w:r>
            <w:t>1.7</w:t>
          </w:r>
          <w:r>
            <w:tab/>
            <w:t>Elements of Advocacy</w:t>
          </w:r>
        </w:p>
        <w:p w14:paraId="1A734B00" w14:textId="77777777" w:rsidR="00D750D6" w:rsidRDefault="00D750D6" w:rsidP="00D750D6">
          <w:pPr>
            <w:pStyle w:val="AnalysisLine"/>
            <w:spacing w:after="0"/>
            <w:ind w:hanging="432"/>
          </w:pPr>
          <w:r>
            <w:t>A.</w:t>
          </w:r>
          <w:r>
            <w:tab/>
            <w:t>The Persuasive Advocate</w:t>
          </w:r>
        </w:p>
        <w:p w14:paraId="541103B5" w14:textId="07DD28FF" w:rsidR="00D750D6" w:rsidRDefault="00D750D6" w:rsidP="00D750D6">
          <w:pPr>
            <w:pStyle w:val="AnalysisLine"/>
            <w:spacing w:after="0"/>
            <w:ind w:hanging="432"/>
          </w:pPr>
          <w:r>
            <w:t>B.</w:t>
          </w:r>
          <w:r>
            <w:tab/>
            <w:t>Involvement of A</w:t>
          </w:r>
          <w:r w:rsidR="00A669EB">
            <w:t>ttorney</w:t>
          </w:r>
        </w:p>
        <w:p w14:paraId="2BC82640" w14:textId="77777777" w:rsidR="00D750D6" w:rsidRDefault="00D750D6" w:rsidP="00D750D6">
          <w:pPr>
            <w:pStyle w:val="AnalysisLine"/>
            <w:spacing w:after="0"/>
            <w:ind w:hanging="432"/>
          </w:pPr>
          <w:r>
            <w:t>C.</w:t>
          </w:r>
          <w:r>
            <w:tab/>
            <w:t>The Objective Partisan</w:t>
          </w:r>
        </w:p>
        <w:p w14:paraId="38702384" w14:textId="4A7A7123" w:rsidR="00D750D6" w:rsidRDefault="00D750D6" w:rsidP="00D750D6">
          <w:pPr>
            <w:pStyle w:val="AnalysisLine"/>
            <w:spacing w:after="0"/>
            <w:ind w:hanging="432"/>
          </w:pPr>
          <w:r>
            <w:t>D.</w:t>
          </w:r>
          <w:r>
            <w:tab/>
            <w:t>Open-Minded</w:t>
          </w:r>
          <w:r w:rsidR="00A669EB">
            <w:t xml:space="preserve"> </w:t>
          </w:r>
          <w:r>
            <w:t>Decision Maker</w:t>
          </w:r>
          <w:r w:rsidR="00A669EB">
            <w:t>s</w:t>
          </w:r>
        </w:p>
        <w:p w14:paraId="410F569F" w14:textId="022C4A60" w:rsidR="00D750D6" w:rsidRDefault="00D750D6" w:rsidP="00D750D6">
          <w:pPr>
            <w:pStyle w:val="AnalysisLine"/>
            <w:spacing w:after="0"/>
            <w:ind w:hanging="432"/>
          </w:pPr>
          <w:r>
            <w:t>E.</w:t>
          </w:r>
          <w:r>
            <w:tab/>
            <w:t>Recollections of Witnesses</w:t>
          </w:r>
        </w:p>
        <w:p w14:paraId="047AD92C" w14:textId="4E2CEA04" w:rsidR="00D750D6" w:rsidRDefault="00D750D6" w:rsidP="00D750D6">
          <w:pPr>
            <w:pStyle w:val="AnalysisLine"/>
            <w:spacing w:after="0"/>
            <w:ind w:hanging="432"/>
          </w:pPr>
          <w:r>
            <w:t>F.</w:t>
          </w:r>
          <w:r w:rsidR="00347B7C">
            <w:tab/>
          </w:r>
          <w:r>
            <w:t>Testimonial Truthfulness</w:t>
          </w:r>
        </w:p>
        <w:p w14:paraId="77EA246E" w14:textId="32BF0B88" w:rsidR="00D750D6" w:rsidRDefault="00D750D6" w:rsidP="00D750D6">
          <w:pPr>
            <w:pStyle w:val="AnalysisLine"/>
            <w:spacing w:after="0"/>
            <w:ind w:hanging="432"/>
          </w:pPr>
          <w:r>
            <w:t>G.</w:t>
          </w:r>
          <w:r>
            <w:tab/>
            <w:t>Displaying Relationship with Client</w:t>
          </w:r>
        </w:p>
        <w:p w14:paraId="6C8479AF" w14:textId="009091BB" w:rsidR="00D750D6" w:rsidRDefault="00D750D6" w:rsidP="00D750D6">
          <w:pPr>
            <w:pStyle w:val="AnalysisLine"/>
            <w:spacing w:after="0"/>
            <w:ind w:hanging="432"/>
          </w:pPr>
          <w:r>
            <w:t>H.</w:t>
          </w:r>
          <w:r>
            <w:tab/>
            <w:t>Professional Accountability</w:t>
          </w:r>
        </w:p>
        <w:p w14:paraId="313D13CE" w14:textId="7525E12F" w:rsidR="00D750D6" w:rsidRDefault="00D750D6" w:rsidP="00D750D6">
          <w:pPr>
            <w:pStyle w:val="AnalysisLine"/>
            <w:spacing w:after="0"/>
            <w:ind w:left="432" w:hanging="432"/>
          </w:pPr>
          <w:r>
            <w:t>1.8</w:t>
          </w:r>
          <w:r>
            <w:tab/>
            <w:t xml:space="preserve">Methods of </w:t>
          </w:r>
          <w:r w:rsidR="005C2568">
            <w:t xml:space="preserve">Effective </w:t>
          </w:r>
          <w:r>
            <w:t>Presentation</w:t>
          </w:r>
        </w:p>
        <w:p w14:paraId="0F2D889A" w14:textId="77777777" w:rsidR="00D750D6" w:rsidRDefault="00D750D6" w:rsidP="00D750D6">
          <w:pPr>
            <w:pStyle w:val="AnalysisLine"/>
            <w:spacing w:after="0"/>
            <w:ind w:hanging="432"/>
          </w:pPr>
          <w:r>
            <w:t>A.</w:t>
          </w:r>
          <w:r>
            <w:tab/>
            <w:t>A Good Person</w:t>
          </w:r>
        </w:p>
        <w:p w14:paraId="60DE295A" w14:textId="77777777" w:rsidR="00D750D6" w:rsidRDefault="00D750D6" w:rsidP="00D750D6">
          <w:pPr>
            <w:pStyle w:val="AnalysisLine"/>
            <w:spacing w:after="0"/>
            <w:ind w:hanging="432"/>
          </w:pPr>
          <w:r>
            <w:t>B.</w:t>
          </w:r>
          <w:r>
            <w:tab/>
            <w:t>Confidence</w:t>
          </w:r>
        </w:p>
        <w:p w14:paraId="45E53E62" w14:textId="5C57C83C" w:rsidR="00D750D6" w:rsidRDefault="00D750D6" w:rsidP="00D750D6">
          <w:pPr>
            <w:pStyle w:val="AnalysisLine"/>
            <w:spacing w:after="0"/>
            <w:ind w:hanging="432"/>
          </w:pPr>
          <w:r>
            <w:t>C.</w:t>
          </w:r>
          <w:r>
            <w:tab/>
            <w:t>Expressive Ideas</w:t>
          </w:r>
        </w:p>
        <w:p w14:paraId="06970388" w14:textId="5108F1A4" w:rsidR="00D750D6" w:rsidRDefault="00D750D6" w:rsidP="00D750D6">
          <w:pPr>
            <w:pStyle w:val="AnalysisLine"/>
            <w:spacing w:after="0"/>
            <w:ind w:hanging="432"/>
          </w:pPr>
          <w:r>
            <w:t>D.</w:t>
          </w:r>
          <w:r>
            <w:tab/>
            <w:t>Persuasive Exp</w:t>
          </w:r>
          <w:r w:rsidR="005C2568">
            <w:t>ressions</w:t>
          </w:r>
        </w:p>
        <w:p w14:paraId="6A6F2848" w14:textId="6C242A8B" w:rsidR="00D750D6" w:rsidRDefault="00D750D6" w:rsidP="00D750D6">
          <w:pPr>
            <w:pStyle w:val="AnalysisLine"/>
            <w:spacing w:after="0"/>
            <w:ind w:hanging="432"/>
          </w:pPr>
          <w:r>
            <w:t>E.</w:t>
          </w:r>
          <w:r>
            <w:tab/>
            <w:t>Bearing and Mannerisms</w:t>
          </w:r>
        </w:p>
        <w:p w14:paraId="456954FB" w14:textId="32FDC3F8" w:rsidR="00D750D6" w:rsidRDefault="00D750D6" w:rsidP="00D750D6">
          <w:pPr>
            <w:pStyle w:val="AnalysisLine"/>
            <w:spacing w:after="0"/>
            <w:ind w:hanging="432"/>
          </w:pPr>
          <w:r>
            <w:t>F.</w:t>
          </w:r>
          <w:r>
            <w:tab/>
            <w:t>Appearance</w:t>
          </w:r>
        </w:p>
        <w:p w14:paraId="74EE0090" w14:textId="0E77B4BA" w:rsidR="00D750D6" w:rsidRDefault="00D750D6" w:rsidP="00D750D6">
          <w:pPr>
            <w:pStyle w:val="AnalysisLine"/>
            <w:spacing w:after="0"/>
            <w:ind w:hanging="432"/>
          </w:pPr>
          <w:r>
            <w:t>G.</w:t>
          </w:r>
          <w:r>
            <w:tab/>
            <w:t>Tone and Pace</w:t>
          </w:r>
        </w:p>
        <w:p w14:paraId="69989D47" w14:textId="42A883BD" w:rsidR="00D750D6" w:rsidRDefault="00D750D6" w:rsidP="00D750D6">
          <w:pPr>
            <w:pStyle w:val="AnalysisLine"/>
            <w:spacing w:after="0"/>
            <w:ind w:hanging="432"/>
          </w:pPr>
          <w:r>
            <w:t>H.</w:t>
          </w:r>
          <w:r>
            <w:tab/>
            <w:t>Visual Aids</w:t>
          </w:r>
        </w:p>
        <w:p w14:paraId="1ED6AE7F" w14:textId="77777777" w:rsidR="00D750D6" w:rsidRDefault="00D750D6" w:rsidP="00D750D6">
          <w:pPr>
            <w:pStyle w:val="AnalysisLine"/>
            <w:spacing w:after="0"/>
            <w:ind w:left="432" w:hanging="432"/>
          </w:pPr>
          <w:r>
            <w:t>1.9</w:t>
          </w:r>
          <w:r>
            <w:tab/>
            <w:t>Ethics</w:t>
          </w:r>
        </w:p>
        <w:p w14:paraId="2CF101B9" w14:textId="77777777" w:rsidR="00D750D6" w:rsidRDefault="00D750D6" w:rsidP="00D750D6">
          <w:pPr>
            <w:pStyle w:val="AnalysisLine"/>
            <w:spacing w:after="0"/>
            <w:ind w:hanging="432"/>
          </w:pPr>
          <w:r>
            <w:t>A.</w:t>
          </w:r>
          <w:r>
            <w:tab/>
            <w:t>Sources of Decision-Making Power</w:t>
          </w:r>
        </w:p>
        <w:p w14:paraId="34DBE9E7" w14:textId="77777777" w:rsidR="00D750D6" w:rsidRDefault="00D750D6" w:rsidP="00D750D6">
          <w:pPr>
            <w:pStyle w:val="AnalysisLine"/>
            <w:spacing w:after="0"/>
            <w:ind w:hanging="432"/>
          </w:pPr>
          <w:r>
            <w:t>B.</w:t>
          </w:r>
          <w:r>
            <w:tab/>
            <w:t>Constraints</w:t>
          </w:r>
        </w:p>
        <w:p w14:paraId="73A918A2" w14:textId="77777777" w:rsidR="00D750D6" w:rsidRDefault="00D750D6" w:rsidP="00D750D6">
          <w:pPr>
            <w:pStyle w:val="AnalysisLine"/>
            <w:spacing w:after="0"/>
            <w:ind w:hanging="432"/>
          </w:pPr>
          <w:r>
            <w:t>C.</w:t>
          </w:r>
          <w:r>
            <w:tab/>
            <w:t>Professional Rules of Conduct</w:t>
          </w:r>
        </w:p>
        <w:p w14:paraId="3922F743" w14:textId="77777777" w:rsidR="00D750D6" w:rsidRDefault="00D750D6" w:rsidP="00D750D6">
          <w:pPr>
            <w:pStyle w:val="AnalysisLine"/>
            <w:spacing w:after="0"/>
            <w:ind w:hanging="432"/>
          </w:pPr>
          <w:r>
            <w:t>D.</w:t>
          </w:r>
          <w:r>
            <w:tab/>
            <w:t>Attorney Misconduct</w:t>
          </w:r>
        </w:p>
        <w:p w14:paraId="0D749B49" w14:textId="77777777" w:rsidR="00D750D6" w:rsidRDefault="00D750D6" w:rsidP="00D750D6">
          <w:pPr>
            <w:pStyle w:val="AnalysisLine"/>
            <w:spacing w:after="0"/>
            <w:ind w:hanging="432"/>
          </w:pPr>
          <w:r>
            <w:t>E.</w:t>
          </w:r>
          <w:r>
            <w:tab/>
            <w:t>Client Demands and Satisfaction</w:t>
          </w:r>
        </w:p>
        <w:p w14:paraId="4D76001B" w14:textId="40482037" w:rsidR="00D750D6" w:rsidRDefault="00D750D6" w:rsidP="00D750D6">
          <w:pPr>
            <w:pStyle w:val="AnalysisLine"/>
            <w:spacing w:after="0"/>
            <w:ind w:hanging="432"/>
          </w:pPr>
          <w:r>
            <w:t>F.</w:t>
          </w:r>
          <w:r>
            <w:tab/>
            <w:t xml:space="preserve">Consequences of </w:t>
          </w:r>
          <w:r w:rsidR="00A669EB">
            <w:t>Misbehavior</w:t>
          </w:r>
        </w:p>
        <w:p w14:paraId="42EEFBAD" w14:textId="77777777" w:rsidR="00D750D6" w:rsidRDefault="00D750D6" w:rsidP="00D750D6">
          <w:pPr>
            <w:pStyle w:val="AnalysisLine"/>
            <w:spacing w:after="0"/>
            <w:ind w:left="432" w:hanging="432"/>
          </w:pPr>
          <w:r>
            <w:t>1.10</w:t>
          </w:r>
          <w:r>
            <w:tab/>
            <w:t>Future Advocacy</w:t>
          </w:r>
        </w:p>
        <w:p w14:paraId="6539FCF4" w14:textId="22E6B4C9" w:rsidR="00D750D6" w:rsidRDefault="00D750D6" w:rsidP="00132992">
          <w:pPr>
            <w:pStyle w:val="AnalysisLine"/>
            <w:spacing w:after="0"/>
            <w:ind w:hanging="432"/>
          </w:pPr>
          <w:r>
            <w:t>A.</w:t>
          </w:r>
          <w:r w:rsidR="00347B7C">
            <w:tab/>
          </w:r>
          <w:r>
            <w:t>Advocacy Forecasting</w:t>
          </w:r>
        </w:p>
        <w:p w14:paraId="7CAA0610" w14:textId="07B2554B" w:rsidR="00D750D6" w:rsidRDefault="00D750D6" w:rsidP="00132992">
          <w:pPr>
            <w:pStyle w:val="AnalysisLine"/>
            <w:spacing w:after="0"/>
            <w:ind w:hanging="432"/>
          </w:pPr>
          <w:r>
            <w:t>B.</w:t>
          </w:r>
          <w:r w:rsidR="00347B7C">
            <w:tab/>
          </w:r>
          <w:r>
            <w:t>Legal Analy</w:t>
          </w:r>
          <w:r w:rsidR="00A669EB">
            <w:t>tics</w:t>
          </w:r>
        </w:p>
        <w:p w14:paraId="21B78375" w14:textId="1142EB31" w:rsidR="00D750D6" w:rsidRDefault="00D750D6" w:rsidP="00132992">
          <w:pPr>
            <w:pStyle w:val="AnalysisLine"/>
            <w:spacing w:after="0"/>
            <w:ind w:hanging="432"/>
          </w:pPr>
          <w:r>
            <w:t>C.</w:t>
          </w:r>
          <w:r w:rsidR="00347B7C">
            <w:tab/>
          </w:r>
          <w:r>
            <w:t>Data Availability</w:t>
          </w:r>
        </w:p>
        <w:p w14:paraId="183AEBDC" w14:textId="7D565A5D" w:rsidR="00D750D6" w:rsidRDefault="00D750D6" w:rsidP="00132992">
          <w:pPr>
            <w:pStyle w:val="AnalysisLine"/>
            <w:spacing w:after="0"/>
            <w:ind w:hanging="432"/>
          </w:pPr>
          <w:r>
            <w:t>D.</w:t>
          </w:r>
          <w:r w:rsidR="00347B7C">
            <w:tab/>
          </w:r>
          <w:r>
            <w:t>Quantitative Decision Making</w:t>
          </w:r>
        </w:p>
        <w:p w14:paraId="27770DEC" w14:textId="37CE17A7" w:rsidR="00D750D6" w:rsidRDefault="00D750D6" w:rsidP="00132992">
          <w:pPr>
            <w:pStyle w:val="AnalysisLine"/>
            <w:spacing w:after="0"/>
            <w:ind w:hanging="432"/>
          </w:pPr>
          <w:r>
            <w:t>E.</w:t>
          </w:r>
          <w:r w:rsidR="00347B7C">
            <w:tab/>
          </w:r>
          <w:r>
            <w:t>Artificial Legal Intelligence</w:t>
          </w:r>
        </w:p>
        <w:p w14:paraId="1D5DD6A7" w14:textId="6F92CAB6" w:rsidR="00D750D6" w:rsidRDefault="00D750D6" w:rsidP="00132992">
          <w:pPr>
            <w:pStyle w:val="AnalysisLine"/>
            <w:spacing w:after="0"/>
            <w:ind w:hanging="432"/>
          </w:pPr>
          <w:r>
            <w:t>F.</w:t>
          </w:r>
          <w:r w:rsidR="00347B7C">
            <w:tab/>
          </w:r>
          <w:r>
            <w:t>Lawbot Communications</w:t>
          </w:r>
        </w:p>
        <w:p w14:paraId="340075D2" w14:textId="523EFA0F" w:rsidR="00D750D6" w:rsidRDefault="00D750D6" w:rsidP="00132992">
          <w:pPr>
            <w:pStyle w:val="AnalysisLine"/>
            <w:spacing w:after="0"/>
            <w:ind w:hanging="432"/>
          </w:pPr>
          <w:r>
            <w:t>G.</w:t>
          </w:r>
          <w:r w:rsidR="00347B7C">
            <w:tab/>
          </w:r>
          <w:r>
            <w:t>Lifestyles and Relationships</w:t>
          </w:r>
        </w:p>
        <w:p w14:paraId="550BF5DA" w14:textId="38AE8212" w:rsidR="005C2568" w:rsidRDefault="005C2568" w:rsidP="00132992">
          <w:pPr>
            <w:pStyle w:val="AnalysisLine"/>
            <w:spacing w:after="0"/>
            <w:ind w:hanging="432"/>
          </w:pPr>
          <w:r>
            <w:t>H.</w:t>
          </w:r>
          <w:r w:rsidR="007C7BE5">
            <w:tab/>
          </w:r>
          <w:r>
            <w:t>Developments and Reforms</w:t>
          </w:r>
        </w:p>
        <w:p w14:paraId="04FA6051" w14:textId="671F4B67" w:rsidR="00D750D6" w:rsidRDefault="005C2568" w:rsidP="00132992">
          <w:pPr>
            <w:pStyle w:val="AnalysisLine"/>
            <w:spacing w:after="0"/>
            <w:ind w:hanging="432"/>
          </w:pPr>
          <w:r>
            <w:t>I</w:t>
          </w:r>
          <w:r w:rsidR="00D750D6">
            <w:t>.</w:t>
          </w:r>
          <w:r w:rsidR="00347B7C">
            <w:tab/>
          </w:r>
          <w:r w:rsidR="00D750D6">
            <w:t>Predictive Prospects</w:t>
          </w:r>
        </w:p>
        <w:p w14:paraId="144DC60A" w14:textId="77777777" w:rsidR="00D750D6" w:rsidRPr="00124EEB" w:rsidRDefault="00D750D6" w:rsidP="00D750D6">
          <w:pPr>
            <w:pStyle w:val="Center5emDash"/>
          </w:pPr>
          <w:r>
            <w:t>—————</w:t>
          </w:r>
        </w:p>
        <w:p w14:paraId="06B33378" w14:textId="77777777" w:rsidR="00D750D6" w:rsidRDefault="00D750D6" w:rsidP="00D750D6">
          <w:pPr>
            <w:pStyle w:val="WTCB"/>
            <w:spacing w:before="240"/>
          </w:pPr>
          <w:r>
            <w:lastRenderedPageBreak/>
            <w:t>REFLECTING ON ADVOCACY</w:t>
          </w:r>
        </w:p>
        <w:p w14:paraId="23CA4129" w14:textId="74FEC57B" w:rsidR="00D750D6" w:rsidRDefault="00D750D6" w:rsidP="00A669EB">
          <w:pPr>
            <w:pStyle w:val="TextFlush"/>
            <w:keepNext/>
          </w:pPr>
          <w:r>
            <w:rPr>
              <w:i/>
            </w:rPr>
            <w:t>Justice cannot be for one side alone, but must be for both.</w:t>
          </w:r>
        </w:p>
        <w:p w14:paraId="21328F13" w14:textId="77777777" w:rsidR="00D750D6" w:rsidRDefault="00D750D6" w:rsidP="00D750D6">
          <w:pPr>
            <w:pStyle w:val="SignatureLine"/>
          </w:pPr>
          <w:r>
            <w:t>—Eleanor Roosevelt</w:t>
          </w:r>
        </w:p>
        <w:p w14:paraId="2BA782D4" w14:textId="77777777" w:rsidR="00D750D6" w:rsidRDefault="00D750D6" w:rsidP="00D750D6">
          <w:pPr>
            <w:pStyle w:val="TextFlush"/>
            <w:jc w:val="left"/>
          </w:pPr>
          <w:r>
            <w:rPr>
              <w:i/>
            </w:rPr>
            <w:t>Oh, do not ask, “What is it?”</w:t>
          </w:r>
          <w:r>
            <w:rPr>
              <w:i/>
            </w:rPr>
            <w:br/>
            <w:t>Let us go and make our visit.</w:t>
          </w:r>
        </w:p>
        <w:p w14:paraId="04683402" w14:textId="016E5F5C" w:rsidR="00D750D6" w:rsidRDefault="00D750D6" w:rsidP="00D750D6">
          <w:pPr>
            <w:pStyle w:val="SignatureLine"/>
          </w:pPr>
          <w:r>
            <w:t>—T.S. Eliot</w:t>
          </w:r>
        </w:p>
        <w:p w14:paraId="0DDA06DE" w14:textId="080B1A0A" w:rsidR="00D750D6" w:rsidRDefault="00D750D6" w:rsidP="00132992">
          <w:pPr>
            <w:pStyle w:val="SignatureLine"/>
            <w:spacing w:after="0"/>
            <w:ind w:left="3888" w:firstLine="432"/>
          </w:pPr>
          <w:r>
            <w:t>The Love Song of</w:t>
          </w:r>
        </w:p>
        <w:p w14:paraId="00462382" w14:textId="77777777" w:rsidR="00D750D6" w:rsidRDefault="00D750D6" w:rsidP="00132992">
          <w:pPr>
            <w:pStyle w:val="SignatureLine"/>
            <w:spacing w:after="0"/>
          </w:pPr>
          <w:r>
            <w:t>J. Alfred Prufrock</w:t>
          </w:r>
        </w:p>
        <w:p w14:paraId="554DA1D3" w14:textId="217F0888" w:rsidR="00D750D6" w:rsidRDefault="00D750D6" w:rsidP="00766513">
          <w:pPr>
            <w:pStyle w:val="Head1Ch1"/>
          </w:pPr>
          <w:bookmarkStart w:id="16" w:name="Page_BM_3"/>
          <w:bookmarkStart w:id="17" w:name="_Toc417727267"/>
          <w:bookmarkStart w:id="18" w:name="_Toc417728658"/>
          <w:bookmarkStart w:id="19" w:name="_Toc26779137"/>
          <w:bookmarkStart w:id="20" w:name="_Toc36111038"/>
          <w:bookmarkStart w:id="21" w:name="_Toc36111271"/>
          <w:bookmarkEnd w:id="16"/>
          <w:r>
            <w:t>Introduction</w:t>
          </w:r>
          <w:bookmarkEnd w:id="17"/>
          <w:bookmarkEnd w:id="18"/>
          <w:bookmarkEnd w:id="19"/>
          <w:bookmarkEnd w:id="20"/>
          <w:bookmarkEnd w:id="21"/>
        </w:p>
        <w:p w14:paraId="1E461184" w14:textId="190F3F9A" w:rsidR="00D750D6" w:rsidRDefault="00D750D6" w:rsidP="00D750D6">
          <w:pPr>
            <w:pStyle w:val="TextParagraph"/>
          </w:pPr>
          <w:r>
            <w:t>Welcome to advocacy</w:t>
          </w:r>
          <w:r w:rsidR="005C2568">
            <w:t>!</w:t>
          </w:r>
          <w:r>
            <w:t xml:space="preserve"> You will learn how to efficiently prepare and effectively try a case. You will </w:t>
          </w:r>
          <w:r w:rsidR="00A669EB">
            <w:t xml:space="preserve">explore and </w:t>
          </w:r>
          <w:r>
            <w:t>discover what to do, when to do it, where to do it, and why to do it.</w:t>
          </w:r>
        </w:p>
        <w:p w14:paraId="011AC415" w14:textId="77777777" w:rsidR="00D750D6" w:rsidRDefault="00D750D6" w:rsidP="00D750D6">
          <w:pPr>
            <w:pStyle w:val="Head2"/>
          </w:pPr>
          <w:bookmarkStart w:id="22" w:name="_Toc417727268"/>
          <w:bookmarkStart w:id="23" w:name="_Toc26779138"/>
          <w:bookmarkStart w:id="24" w:name="_Toc36111272"/>
          <w:r>
            <w:t>A.</w:t>
          </w:r>
          <w:r>
            <w:tab/>
            <w:t xml:space="preserve">This </w:t>
          </w:r>
          <w:r>
            <w:rPr>
              <w:caps w:val="0"/>
            </w:rPr>
            <w:t>A</w:t>
          </w:r>
          <w:r>
            <w:t>dvocacy Book</w:t>
          </w:r>
          <w:bookmarkEnd w:id="22"/>
          <w:bookmarkEnd w:id="23"/>
          <w:bookmarkEnd w:id="24"/>
        </w:p>
        <w:p w14:paraId="7AE105E9" w14:textId="2132BDA4" w:rsidR="00D750D6" w:rsidRDefault="00D750D6" w:rsidP="00D750D6">
          <w:pPr>
            <w:pStyle w:val="TextParagraph"/>
          </w:pPr>
          <w:r>
            <w:t xml:space="preserve">This text explains civil and criminal trial practice in the federal and state court systems, arbitration procedures and hearings, and administrative law processes. Our dispute resolution system includes three primary forums: judicial, arbitral, and administrative. This book thoroughly covers strategies and tactics applicable in these </w:t>
          </w:r>
          <w:r w:rsidR="00A669EB">
            <w:t>tribunals</w:t>
          </w:r>
          <w:r>
            <w:t>.</w:t>
          </w:r>
        </w:p>
        <w:p w14:paraId="25ACA2E6" w14:textId="77F68E7A" w:rsidR="00D750D6" w:rsidRDefault="00D750D6" w:rsidP="00D750D6">
          <w:pPr>
            <w:pStyle w:val="TextParagraph"/>
          </w:pPr>
          <w:r>
            <w:t xml:space="preserve">Many of the skills covered in this text are useful in other types of practice including transactional lawyering and other non-advocacy legal work. Lawyers in many types of professional roles need to plan a presentation, tell compelling stories, ask questions, </w:t>
          </w:r>
          <w:r w:rsidR="00A669EB">
            <w:t xml:space="preserve">appraise facts, assess opinions, </w:t>
          </w:r>
          <w:r>
            <w:t>evaluate positions, persuade others, and understand how disagreements can be effectively resolved. These important talents are essential for lawyers to develop in crafting deals, counseling, negotiating, completing transactions, or in whatever professional work they do.</w:t>
          </w:r>
        </w:p>
        <w:p w14:paraId="6AF21C1B" w14:textId="040DE0FC" w:rsidR="00D750D6" w:rsidRDefault="00D750D6" w:rsidP="00D750D6">
          <w:pPr>
            <w:pStyle w:val="TextParagraph"/>
          </w:pPr>
          <w:r>
            <w:t>This book prepares you to be a highly professional, responsible, and competent advocate. You will face times of success (!), failure (#%?), e</w:t>
          </w:r>
          <w:r w:rsidR="005C2568">
            <w:t>njoyment</w:t>
          </w:r>
          <w:r>
            <w:t xml:space="preserve"> (yea!), weariness (sigh), fun (yes!), anxiety (oh, no), satisfaction (ahhh), frustration (ah, me)</w:t>
          </w:r>
          <w:r w:rsidR="005C2568">
            <w:t>,</w:t>
          </w:r>
          <w:r>
            <w:t xml:space="preserve"> and peace (it’s over). This book is designed to provide you with the theories, strategies, knowledge, tactics, procedures, techniques, and skills to guide you through these advocacy experiences.</w:t>
          </w:r>
        </w:p>
        <w:p w14:paraId="652D2DBE" w14:textId="7E30DD84" w:rsidR="00D750D6" w:rsidRDefault="00D750D6" w:rsidP="00D750D6">
          <w:pPr>
            <w:pStyle w:val="TextParagraph"/>
          </w:pPr>
          <w:r>
            <w:t>The sources of trial “law” include rules of procedure, statutes, case law, constitutional provisions, local court rules, orders and rulings, as well as customs and traditions. The sources of arbitration procedures also include the agreement of the parties and the applicable code of rules. The sources of administrative procedural law include statutes, regulations, and administrative and judicial opinions.</w:t>
          </w:r>
        </w:p>
        <w:p w14:paraId="1140CEA2" w14:textId="77777777" w:rsidR="00D750D6" w:rsidRDefault="00D750D6" w:rsidP="00D750D6">
          <w:pPr>
            <w:pStyle w:val="TextParagraph"/>
          </w:pPr>
          <w:r>
            <w:lastRenderedPageBreak/>
            <w:t>What occurs during trials and hearings follows common rules and procedures. A case tried in one jurisdiction is tried similarly in another jurisdiction. This book explains these common practices, as well as dissimilar practices.</w:t>
          </w:r>
        </w:p>
        <w:p w14:paraId="7E43D2F2" w14:textId="29F0C3E8" w:rsidR="00D750D6" w:rsidRDefault="00D750D6" w:rsidP="00D750D6">
          <w:pPr>
            <w:pStyle w:val="TextParagraph"/>
          </w:pPr>
          <w:r>
            <w:t xml:space="preserve">Further, these materials analyze systems and methods used by successful lawyers in planning </w:t>
          </w:r>
          <w:ins w:id="25" w:author="Roger Haydock" w:date="2023-10-09T14:57:00Z">
            <w:r w:rsidR="007A3EF9">
              <w:t xml:space="preserve">and presenting </w:t>
            </w:r>
          </w:ins>
          <w:r>
            <w:t>cases. Attorneys learn from each other and adopt and adapt successful positions and styles. We look to the past to decide what to do presently and for the future.</w:t>
          </w:r>
        </w:p>
        <w:p w14:paraId="0B0093AA" w14:textId="63D55D10" w:rsidR="00D750D6" w:rsidRDefault="00D750D6" w:rsidP="00D750D6">
          <w:pPr>
            <w:pStyle w:val="TextParagraph"/>
          </w:pPr>
          <w:r>
            <w:t xml:space="preserve">This text describes alternative trial and hearing </w:t>
          </w:r>
          <w:r w:rsidR="00A669EB">
            <w:t xml:space="preserve">strategies </w:t>
          </w:r>
          <w:r>
            <w:t xml:space="preserve">and approaches applicable in current as well as evolving forums. There is no single or singular way to try a case. Much of what occurs during a trial and hearing is </w:t>
          </w:r>
          <w:bookmarkStart w:id="26" w:name="Page_BM_4"/>
          <w:bookmarkEnd w:id="26"/>
          <w:r>
            <w:t xml:space="preserve">determined </w:t>
          </w:r>
          <w:ins w:id="27" w:author="Roger Haydock" w:date="2023-10-09T14:58:00Z">
            <w:r w:rsidR="007A3EF9">
              <w:t xml:space="preserve">or influenced </w:t>
            </w:r>
          </w:ins>
          <w:r>
            <w:t xml:space="preserve">by the advocate’s choice of strategies. The illustrations and examples of tactics and techniques presented will assist you in making well-reasoned </w:t>
          </w:r>
          <w:r w:rsidR="00A669EB">
            <w:t xml:space="preserve">judgments </w:t>
          </w:r>
          <w:r>
            <w:t>and informed decisions useful for all types of cases and tribunals, now and in the future.</w:t>
          </w:r>
        </w:p>
        <w:p w14:paraId="302D9D14" w14:textId="1E3C9811" w:rsidR="00D750D6" w:rsidRDefault="00602EEC" w:rsidP="00D750D6">
          <w:pPr>
            <w:pStyle w:val="TextParagraph"/>
          </w:pPr>
          <w:ins w:id="28" w:author="Roger Haydock" w:date="2024-06-17T20:23:00Z">
            <w:r>
              <w:t xml:space="preserve">The </w:t>
            </w:r>
          </w:ins>
          <w:ins w:id="29" w:author="Roger Haydock" w:date="2024-06-17T20:26:00Z">
            <w:r>
              <w:t>choices</w:t>
            </w:r>
          </w:ins>
          <w:del w:id="30" w:author="Roger Haydock" w:date="2024-06-17T20:23:00Z">
            <w:r w:rsidR="00D750D6" w:rsidDel="00602EEC">
              <w:delText>J</w:delText>
            </w:r>
          </w:del>
          <w:del w:id="31" w:author="Roger Haydock" w:date="2024-06-17T20:26:00Z">
            <w:r w:rsidR="00D750D6" w:rsidDel="00602EEC">
              <w:delText>udgments</w:delText>
            </w:r>
          </w:del>
          <w:r w:rsidR="00D750D6">
            <w:t xml:space="preserve"> and decisions advocates must make—from the planning of what to do to the presentation of a case—are based on analytical legal reasoning and incisive </w:t>
          </w:r>
          <w:ins w:id="32" w:author="Roger Haydock" w:date="2024-06-17T20:27:00Z">
            <w:r>
              <w:t>judgments</w:t>
            </w:r>
          </w:ins>
          <w:del w:id="33" w:author="Roger Haydock" w:date="2024-06-17T20:25:00Z">
            <w:r w:rsidR="00D750D6" w:rsidDel="00602EEC">
              <w:delText>judg</w:delText>
            </w:r>
          </w:del>
          <w:del w:id="34" w:author="Roger Haydock" w:date="2024-06-17T20:24:00Z">
            <w:r w:rsidR="00D750D6" w:rsidDel="00602EEC">
              <w:delText>ments</w:delText>
            </w:r>
          </w:del>
          <w:r w:rsidR="00D750D6">
            <w:t>. This process is a primary focus of this book. Both the theory and practice of why and how advocates effectively think, reason, decide, and act are analyzed and explained.</w:t>
          </w:r>
        </w:p>
        <w:p w14:paraId="60EFC435" w14:textId="60915601" w:rsidR="00D750D6" w:rsidRDefault="00D750D6" w:rsidP="00D750D6">
          <w:pPr>
            <w:pStyle w:val="TextParagraph"/>
          </w:pPr>
          <w:r>
            <w:t xml:space="preserve">The psychological and emotional dimensions involved in advocacy are also explored throughout this text. Trying a case can be a trying experience. The information presented in this book </w:t>
          </w:r>
          <w:del w:id="35" w:author="Roger Haydock" w:date="2024-06-17T20:28:00Z">
            <w:r w:rsidDel="00602EEC">
              <w:delText>is designed to</w:delText>
            </w:r>
          </w:del>
          <w:ins w:id="36" w:author="Roger Haydock" w:date="2024-06-17T20:28:00Z">
            <w:r w:rsidR="00602EEC">
              <w:t>will</w:t>
            </w:r>
          </w:ins>
          <w:r>
            <w:t xml:space="preserve"> assist you in developing the level of confidence </w:t>
          </w:r>
          <w:ins w:id="37" w:author="Roger Haydock" w:date="2024-06-17T20:27:00Z">
            <w:r w:rsidR="00602EEC">
              <w:t xml:space="preserve">and assurance </w:t>
            </w:r>
          </w:ins>
          <w:r>
            <w:t>necessary to try a case well.</w:t>
          </w:r>
        </w:p>
        <w:p w14:paraId="69470B14" w14:textId="1428DCFE" w:rsidR="00D750D6" w:rsidRDefault="00D750D6" w:rsidP="00D750D6">
          <w:pPr>
            <w:pStyle w:val="TextParagraph"/>
          </w:pPr>
          <w:r>
            <w:t>Advocates make mistakes and problems commonly occur during cases. The key is not letting the mistakes and problems overwhelm or negate the presentation. Many problems can be anticipated and many mistakes can be eliminated through thorough preparation and an understanding of available solutions described in these materials.</w:t>
          </w:r>
        </w:p>
        <w:p w14:paraId="6580F8B2" w14:textId="7B84A299" w:rsidR="00D750D6" w:rsidRDefault="00D750D6" w:rsidP="00D750D6">
          <w:pPr>
            <w:pStyle w:val="TextParagraph"/>
          </w:pPr>
          <w:r>
            <w:t>Ethical issues arise during the preparation and presentation of a case. An underlying premise of this book is that advocates must hold themselves to high ethical standards. An understanding of professional rules and guidelines assists in identifying ethical concerns</w:t>
          </w:r>
          <w:r w:rsidR="00A669EB">
            <w:t xml:space="preserve"> </w:t>
          </w:r>
          <w:r>
            <w:t>and becoming a responsible advocate.</w:t>
          </w:r>
        </w:p>
        <w:p w14:paraId="1FD1BD3A" w14:textId="45C4B97D" w:rsidR="00D750D6" w:rsidRDefault="00D750D6" w:rsidP="00D750D6">
          <w:pPr>
            <w:pStyle w:val="TextParagraph"/>
            <w:rPr>
              <w:ins w:id="38" w:author="Roger Haydock" w:date="2023-10-09T15:02:00Z"/>
            </w:rPr>
          </w:pPr>
          <w:r>
            <w:t xml:space="preserve">The legal profession is a helping profession. </w:t>
          </w:r>
          <w:r w:rsidR="00A669EB">
            <w:t>A primary</w:t>
          </w:r>
          <w:r>
            <w:t xml:space="preserve"> mission of advocates is to help their clients. This humanistic dimension of advocacy shapes and influences the work of the </w:t>
          </w:r>
          <w:ins w:id="39" w:author="Roger Haydock" w:date="2024-06-04T12:29:00Z">
            <w:r w:rsidR="006629A8">
              <w:t>lawyer</w:t>
            </w:r>
          </w:ins>
          <w:del w:id="40" w:author="Roger Haydock" w:date="2024-06-04T12:29:00Z">
            <w:r w:rsidDel="006629A8">
              <w:delText>advocate</w:delText>
            </w:r>
          </w:del>
          <w:r>
            <w:t xml:space="preserve">. The situations and problems presented in this book involve and affect the lives of </w:t>
          </w:r>
          <w:r w:rsidR="005C2568">
            <w:t xml:space="preserve">diverse </w:t>
          </w:r>
          <w:r>
            <w:t xml:space="preserve">clients, parties, </w:t>
          </w:r>
          <w:del w:id="41" w:author="Roger Haydock" w:date="2024-06-04T12:29:00Z">
            <w:r w:rsidDel="006629A8">
              <w:delText>lawyers</w:delText>
            </w:r>
          </w:del>
          <w:ins w:id="42" w:author="Roger Haydock" w:date="2024-06-04T12:29:00Z">
            <w:r w:rsidR="006629A8">
              <w:t>at</w:t>
            </w:r>
          </w:ins>
          <w:ins w:id="43" w:author="Roger Haydock" w:date="2024-06-04T12:30:00Z">
            <w:r w:rsidR="006629A8">
              <w:t>torneys</w:t>
            </w:r>
          </w:ins>
          <w:r>
            <w:t xml:space="preserve">, and others. We encourage you to bring to life what you read so you can </w:t>
          </w:r>
          <w:r w:rsidR="005C2568">
            <w:t xml:space="preserve">also </w:t>
          </w:r>
          <w:r>
            <w:t>experience this human dimension of advocacy.</w:t>
          </w:r>
        </w:p>
        <w:p w14:paraId="2A049DA2" w14:textId="13D460E8" w:rsidR="007A3EF9" w:rsidDel="007A3EF9" w:rsidRDefault="007A3EF9" w:rsidP="007A3EF9">
          <w:pPr>
            <w:pStyle w:val="TextParagraph"/>
            <w:rPr>
              <w:del w:id="44" w:author="Roger Haydock" w:date="2023-10-09T15:03:00Z"/>
              <w:moveTo w:id="45" w:author="Roger Haydock" w:date="2023-10-09T15:02:00Z"/>
            </w:rPr>
          </w:pPr>
          <w:ins w:id="46" w:author="Roger Haydock" w:date="2023-10-09T15:02:00Z">
            <w:r>
              <w:t>Finally, a</w:t>
            </w:r>
          </w:ins>
          <w:moveToRangeStart w:id="47" w:author="Roger Haydock" w:date="2023-10-09T15:02:00Z" w:name="move147756177"/>
          <w:moveTo w:id="48" w:author="Roger Haydock" w:date="2023-10-09T15:02:00Z">
            <w:del w:id="49" w:author="Roger Haydock" w:date="2023-10-09T15:02:00Z">
              <w:r w:rsidDel="007A3EF9">
                <w:delText>A</w:delText>
              </w:r>
            </w:del>
            <w:r>
              <w:t xml:space="preserve">s you read and analyze the textual materials and examples in this book and other resources, you will become knowledgeable, curious, </w:t>
            </w:r>
            <w:r>
              <w:lastRenderedPageBreak/>
              <w:t>wiser, surprised, pleased, and perhaps shocked. Not everything in the real world of advocacy will conform to your expectations and your experiences with the adversary process, the legal profession, and our system of justice. We present the way things are, the way we believe them to be, and the way they should be. Your task as an advocate is to coalesce all this, for yourself and your clients and for fact finders and decision makers.</w:t>
            </w:r>
          </w:moveTo>
        </w:p>
        <w:moveToRangeEnd w:id="47"/>
        <w:p w14:paraId="0952343F" w14:textId="77777777" w:rsidR="007A3EF9" w:rsidRDefault="007A3EF9" w:rsidP="007A3EF9">
          <w:pPr>
            <w:pStyle w:val="TextParagraph"/>
          </w:pPr>
        </w:p>
        <w:p w14:paraId="4C551783" w14:textId="77777777" w:rsidR="00D750D6" w:rsidRDefault="00D750D6" w:rsidP="00D750D6">
          <w:pPr>
            <w:pStyle w:val="Head2"/>
          </w:pPr>
          <w:bookmarkStart w:id="50" w:name="_Toc417727269"/>
          <w:bookmarkStart w:id="51" w:name="_Toc26779139"/>
          <w:bookmarkStart w:id="52" w:name="_Toc36111273"/>
          <w:r>
            <w:t>B.</w:t>
          </w:r>
          <w:r>
            <w:tab/>
          </w:r>
          <w:r>
            <w:rPr>
              <w:caps w:val="0"/>
            </w:rPr>
            <w:t>A</w:t>
          </w:r>
          <w:r>
            <w:t xml:space="preserve">dvocacy </w:t>
          </w:r>
          <w:r>
            <w:rPr>
              <w:caps w:val="0"/>
            </w:rPr>
            <w:t>S</w:t>
          </w:r>
          <w:r>
            <w:t xml:space="preserve">ources and </w:t>
          </w:r>
          <w:r>
            <w:rPr>
              <w:caps w:val="0"/>
            </w:rPr>
            <w:t>R</w:t>
          </w:r>
          <w:r>
            <w:t>esources</w:t>
          </w:r>
          <w:bookmarkEnd w:id="50"/>
          <w:bookmarkEnd w:id="51"/>
          <w:bookmarkEnd w:id="52"/>
        </w:p>
        <w:p w14:paraId="6FB2A1D1" w14:textId="49D68042" w:rsidR="00F32099" w:rsidRDefault="00D750D6" w:rsidP="00D750D6">
          <w:pPr>
            <w:pStyle w:val="TextParagraph"/>
          </w:pPr>
          <w:r>
            <w:t xml:space="preserve">Sources of advocacy law and dispute resolution solutions continue to evolve. The </w:t>
          </w:r>
          <w:r>
            <w:rPr>
              <w:i/>
            </w:rPr>
            <w:t xml:space="preserve">Supplement to Trial Advocacy Before Judges, Jurors, and Arbitrators </w:t>
          </w:r>
          <w:r>
            <w:t xml:space="preserve">is a companion source of materials to this book. The </w:t>
          </w:r>
          <w:r>
            <w:rPr>
              <w:i/>
            </w:rPr>
            <w:t>Supplement</w:t>
          </w:r>
          <w:r>
            <w:t xml:space="preserve"> contains three complete transcripts of a jury trial, an administrative hearing, and an arbitration, accompanied by commentary explaining the advocacy tactics and techniques. The </w:t>
          </w:r>
          <w:r>
            <w:rPr>
              <w:i/>
            </w:rPr>
            <w:t>Supplement</w:t>
          </w:r>
          <w:r>
            <w:t xml:space="preserve"> also includes </w:t>
          </w:r>
          <w:ins w:id="53" w:author="Roger Haydock" w:date="2024-06-10T10:07:00Z">
            <w:r w:rsidR="00F62293">
              <w:t>lawyering skills assessments and suggestions for learning advocacy</w:t>
            </w:r>
          </w:ins>
          <w:ins w:id="54" w:author="Roger Haydock" w:date="2024-06-10T10:09:00Z">
            <w:r w:rsidR="00F62293">
              <w:t xml:space="preserve"> </w:t>
            </w:r>
          </w:ins>
          <w:ins w:id="55" w:author="Roger Haydock" w:date="2024-06-10T10:07:00Z">
            <w:r w:rsidR="00F62293">
              <w:t xml:space="preserve">online. </w:t>
            </w:r>
          </w:ins>
          <w:del w:id="56" w:author="Roger Haydock" w:date="2024-06-10T10:07:00Z">
            <w:r w:rsidDel="00F62293">
              <w:delText xml:space="preserve">the Federal Rules of Evidence and selected Federal Rules of Civil Procedure. </w:delText>
            </w:r>
          </w:del>
          <w:r w:rsidR="005C2568">
            <w:t xml:space="preserve">See </w:t>
          </w:r>
          <w:r w:rsidR="005C2568" w:rsidRPr="00655B46">
            <w:t>store.westacademic.com</w:t>
          </w:r>
          <w:r w:rsidR="005C2568">
            <w:t xml:space="preserve">. </w:t>
          </w:r>
          <w:r>
            <w:t xml:space="preserve">Future revisions to the </w:t>
          </w:r>
          <w:r>
            <w:rPr>
              <w:i/>
            </w:rPr>
            <w:t>Supplement</w:t>
          </w:r>
          <w:r>
            <w:t xml:space="preserve"> will include </w:t>
          </w:r>
          <w:r w:rsidR="005C2568">
            <w:t>emerging</w:t>
          </w:r>
          <w:r>
            <w:t xml:space="preserve"> </w:t>
          </w:r>
          <w:r w:rsidR="005C2568">
            <w:t>advocacy materials. Further, the Preface to this text explains additional advocacy sources, including some of the following resources.</w:t>
          </w:r>
        </w:p>
        <w:p w14:paraId="31A58F41" w14:textId="74A7EB27" w:rsidR="00D750D6" w:rsidRPr="00492B69" w:rsidRDefault="00D750D6" w:rsidP="00D750D6">
          <w:pPr>
            <w:pStyle w:val="TextParagraph"/>
          </w:pPr>
          <w:r w:rsidRPr="00492B69">
            <w:t>Clients and parties may search for advocacy information online through a variety of legal resource websites ranging from Wikipedia to proprietary sites to the Legal Information Institute</w:t>
          </w:r>
          <w:ins w:id="57" w:author="Roger Haydock" w:date="2024-06-26T14:58:00Z">
            <w:r w:rsidR="00A927D7">
              <w:t xml:space="preserve"> to a</w:t>
            </w:r>
          </w:ins>
          <w:ins w:id="58" w:author="Roger Haydock" w:date="2024-06-26T14:59:00Z">
            <w:r w:rsidR="00A927D7">
              <w:t>rtificial intelligence</w:t>
            </w:r>
          </w:ins>
          <w:ins w:id="59" w:author="Roger Haydock" w:date="2024-06-26T14:58:00Z">
            <w:r w:rsidR="00A927D7">
              <w:t xml:space="preserve"> data bases</w:t>
            </w:r>
          </w:ins>
          <w:r w:rsidRPr="00492B69">
            <w:t xml:space="preserve">. They may explore dispute resolution websites about mediation (Mediate.com), arbitration (ADRForum.com), and administrative cases (state </w:t>
          </w:r>
          <w:r>
            <w:t xml:space="preserve">specific </w:t>
          </w:r>
          <w:r w:rsidRPr="00492B69">
            <w:t xml:space="preserve">agencies). And they may learn about federal court procedures from United States district court websites. As a result, they will find some </w:t>
          </w:r>
          <w:r>
            <w:t>information</w:t>
          </w:r>
          <w:r w:rsidRPr="00492B69">
            <w:t xml:space="preserve"> </w:t>
          </w:r>
          <w:r>
            <w:t>and may be well informed or misinformed. They</w:t>
          </w:r>
          <w:r w:rsidRPr="00492B69">
            <w:t xml:space="preserve"> </w:t>
          </w:r>
          <w:r>
            <w:t xml:space="preserve">will </w:t>
          </w:r>
          <w:r w:rsidRPr="00492B69">
            <w:t>also have questions about their options and need wise lawyers to advise and represent them.</w:t>
          </w:r>
        </w:p>
        <w:p w14:paraId="37758A74" w14:textId="73148EF5" w:rsidR="00D750D6" w:rsidRPr="00492B69" w:rsidRDefault="00D750D6" w:rsidP="00D750D6">
          <w:pPr>
            <w:pStyle w:val="TextParagraph"/>
          </w:pPr>
          <w:bookmarkStart w:id="60" w:name="Page_BM_5"/>
          <w:bookmarkEnd w:id="60"/>
          <w:r w:rsidRPr="00492B69">
            <w:t>Lawyers can review any number of books, websites,</w:t>
          </w:r>
          <w:del w:id="61" w:author="Roger Haydock" w:date="2024-06-26T14:59:00Z">
            <w:r w:rsidRPr="00492B69" w:rsidDel="00A927D7">
              <w:delText xml:space="preserve"> and</w:delText>
            </w:r>
          </w:del>
          <w:r w:rsidRPr="00492B69">
            <w:t xml:space="preserve"> blogs</w:t>
          </w:r>
          <w:ins w:id="62" w:author="Roger Haydock" w:date="2024-06-26T14:59:00Z">
            <w:r w:rsidR="00A927D7">
              <w:t>,</w:t>
            </w:r>
          </w:ins>
          <w:del w:id="63" w:author="Roger Haydock" w:date="2024-06-26T14:59:00Z">
            <w:r w:rsidRPr="00492B69" w:rsidDel="00A927D7">
              <w:delText xml:space="preserve"> </w:delText>
            </w:r>
          </w:del>
          <w:ins w:id="64" w:author="Roger Haydock" w:date="2024-06-26T14:59:00Z">
            <w:r w:rsidR="00A927D7">
              <w:t xml:space="preserve"> and AI systems </w:t>
            </w:r>
          </w:ins>
          <w:r w:rsidRPr="00492B69">
            <w:t xml:space="preserve">that explain advocacy developments and describe successful strategies and tactics. Legal publishers </w:t>
          </w:r>
          <w:r w:rsidR="00A669EB">
            <w:t>offer</w:t>
          </w:r>
          <w:r w:rsidRPr="00492B69">
            <w:t xml:space="preserve"> an array of specialized civil and criminal advocacy texts. There are a variety of commentators and bloggers who post periodic legal updates, case opinions, and dispute resolution results. These and other </w:t>
          </w:r>
          <w:r w:rsidR="00A669EB">
            <w:t>re</w:t>
          </w:r>
          <w:r w:rsidRPr="00492B69">
            <w:t>sources are</w:t>
          </w:r>
          <w:r w:rsidR="00A669EB">
            <w:t xml:space="preserve"> </w:t>
          </w:r>
          <w:r w:rsidRPr="00492B69">
            <w:t>readily available to you.</w:t>
          </w:r>
        </w:p>
        <w:p w14:paraId="334D55D0" w14:textId="2593C06C" w:rsidR="00D750D6" w:rsidRDefault="00D750D6" w:rsidP="00D750D6">
          <w:pPr>
            <w:pStyle w:val="TextParagraph"/>
          </w:pPr>
          <w:r w:rsidRPr="00492B69">
            <w:t xml:space="preserve">Advocates can also learn advocacy skills from watching videos of lawyers trying lawsuits, administrative </w:t>
          </w:r>
          <w:r>
            <w:t>cases</w:t>
          </w:r>
          <w:r w:rsidRPr="00492B69">
            <w:t>, and arbitrations. Professional videos provide educational demonstrations of a wide variety of lawyering skills including openings, direct and cross-examinations, and summations. These can be found online, in law libraries</w:t>
          </w:r>
          <w:ins w:id="65" w:author="Roger Haydock" w:date="2024-06-26T15:02:00Z">
            <w:r w:rsidR="00A927D7">
              <w:t xml:space="preserve"> and</w:t>
            </w:r>
          </w:ins>
          <w:del w:id="66" w:author="Roger Haydock" w:date="2024-06-26T15:02:00Z">
            <w:r w:rsidRPr="00492B69" w:rsidDel="00A927D7">
              <w:delText>,</w:delText>
            </w:r>
          </w:del>
          <w:del w:id="67" w:author="Roger Haydock" w:date="2024-06-26T15:00:00Z">
            <w:r w:rsidRPr="00492B69" w:rsidDel="00A927D7">
              <w:delText xml:space="preserve"> and</w:delText>
            </w:r>
          </w:del>
          <w:del w:id="68" w:author="Roger Haydock" w:date="2024-06-26T15:02:00Z">
            <w:r w:rsidRPr="00492B69" w:rsidDel="00A927D7">
              <w:delText xml:space="preserve"> in</w:delText>
            </w:r>
          </w:del>
          <w:r w:rsidRPr="00492B69">
            <w:t xml:space="preserve"> legal publishing </w:t>
          </w:r>
          <w:r w:rsidR="00A669EB">
            <w:t>directories</w:t>
          </w:r>
          <w:ins w:id="69" w:author="Roger Haydock" w:date="2024-06-26T15:00:00Z">
            <w:r w:rsidR="00A927D7">
              <w:t xml:space="preserve">, and </w:t>
            </w:r>
          </w:ins>
          <w:ins w:id="70" w:author="Roger Haydock" w:date="2024-06-26T15:01:00Z">
            <w:r w:rsidR="00A927D7">
              <w:t xml:space="preserve">on </w:t>
            </w:r>
          </w:ins>
          <w:ins w:id="71" w:author="Roger Haydock" w:date="2024-06-26T15:03:00Z">
            <w:r w:rsidR="00A927D7">
              <w:t>Y</w:t>
            </w:r>
          </w:ins>
          <w:ins w:id="72" w:author="Roger Haydock" w:date="2024-06-26T15:01:00Z">
            <w:r w:rsidR="00A927D7">
              <w:t>ou</w:t>
            </w:r>
          </w:ins>
          <w:ins w:id="73" w:author="Roger Haydock" w:date="2024-06-26T15:03:00Z">
            <w:r w:rsidR="00A927D7">
              <w:t>T</w:t>
            </w:r>
          </w:ins>
          <w:ins w:id="74" w:author="Roger Haydock" w:date="2024-06-26T15:01:00Z">
            <w:r w:rsidR="00A927D7">
              <w:t xml:space="preserve">ube </w:t>
            </w:r>
          </w:ins>
          <w:ins w:id="75" w:author="Roger Haydock" w:date="2024-06-26T15:02:00Z">
            <w:r w:rsidR="00A927D7">
              <w:t>video sites</w:t>
            </w:r>
          </w:ins>
          <w:r w:rsidRPr="00492B69">
            <w:t>.</w:t>
          </w:r>
          <w:r>
            <w:t xml:space="preserve"> The Preface to this book and the </w:t>
          </w:r>
          <w:r>
            <w:rPr>
              <w:i/>
            </w:rPr>
            <w:t xml:space="preserve">Supplement </w:t>
          </w:r>
          <w:r>
            <w:t xml:space="preserve">described in this section include references to </w:t>
          </w:r>
          <w:r w:rsidR="00A669EB">
            <w:t>worthwhile</w:t>
          </w:r>
          <w:r>
            <w:t xml:space="preserve"> demonstration advocacy skills videos.</w:t>
          </w:r>
        </w:p>
        <w:p w14:paraId="06FA4FAD" w14:textId="77777777" w:rsidR="005F53B2" w:rsidRDefault="00A669EB" w:rsidP="00D750D6">
          <w:pPr>
            <w:pStyle w:val="TextParagraph"/>
          </w:pPr>
          <w:r>
            <w:lastRenderedPageBreak/>
            <w:t>Virtual reality software has created educational and training programs for various businesses and professions. Novel programs may provide law students with the opportunity to try a simulated trial or hearing.</w:t>
          </w:r>
          <w:r w:rsidR="00E770AA">
            <w:t xml:space="preserve"> </w:t>
          </w:r>
          <w:r>
            <w:t>These learning opportunities may well advance the process of becoming an effective advocate.</w:t>
          </w:r>
        </w:p>
        <w:p w14:paraId="38E1E5F4" w14:textId="0167D245" w:rsidR="00D750D6" w:rsidRPr="00492B69" w:rsidRDefault="00D750D6" w:rsidP="00D750D6">
          <w:pPr>
            <w:pStyle w:val="TextParagraph"/>
          </w:pPr>
          <w:r w:rsidRPr="00492B69">
            <w:t>Cameras in the courtrooms provide a venue to view cases. Some appellate courts record their oral arguments, and some trial courts may record motions, hearings, and trials. And, ubiquitous video sharing and other social media websites provide even more opportunities to view reality, of some sort.</w:t>
          </w:r>
        </w:p>
        <w:p w14:paraId="4D3F8FDE" w14:textId="7D2293A1" w:rsidR="00D750D6" w:rsidRPr="00492B69" w:rsidRDefault="00D750D6" w:rsidP="00D750D6">
          <w:pPr>
            <w:pStyle w:val="TextParagraph"/>
          </w:pPr>
          <w:r w:rsidRPr="00492B69">
            <w:t>Observing real lawyers try actual cases is another valuable educational experience. Courtrooms in your locale provide a wide variety of civil and criminal cases. Court administrators can provide schedules of trials. Law clerks are receptive to helping law students attend trials. Trial lawyers will typically make themselves available to answer questions and explain what is happening. And judges commonly and graciously welcome advocates-to-be to their courtroom and chambers.</w:t>
          </w:r>
        </w:p>
        <w:p w14:paraId="1A7F0367" w14:textId="6B6329AF" w:rsidR="00D750D6" w:rsidRPr="00492B69" w:rsidRDefault="00D750D6" w:rsidP="00D750D6">
          <w:pPr>
            <w:pStyle w:val="TextParagraph"/>
          </w:pPr>
          <w:r w:rsidRPr="00492B69">
            <w:t xml:space="preserve">Administrative hearings and arbitrations may likewise be </w:t>
          </w:r>
          <w:r w:rsidR="00A669EB">
            <w:t>available to be observed</w:t>
          </w:r>
          <w:r w:rsidRPr="00492B69">
            <w:t>. Administrative staff can provide schedules for public hearings. Arbitration administrators and arbitrators may allow observations with the consent</w:t>
          </w:r>
          <w:r>
            <w:t xml:space="preserve"> of the parties</w:t>
          </w:r>
          <w:r w:rsidRPr="00492B69">
            <w:t>.</w:t>
          </w:r>
        </w:p>
        <w:p w14:paraId="15B25266" w14:textId="3EF08282" w:rsidR="00D750D6" w:rsidRDefault="00D750D6" w:rsidP="00D750D6">
          <w:pPr>
            <w:pStyle w:val="TextParagraph"/>
          </w:pPr>
          <w:r w:rsidRPr="00492B69">
            <w:t>Seeing, hearing, and experiencing the real thing provides</w:t>
          </w:r>
          <w:r>
            <w:t xml:space="preserve"> highly informative</w:t>
          </w:r>
          <w:r w:rsidRPr="00492B69">
            <w:t xml:space="preserve"> educational training. Law clinics, internships, externships, and practicum courses have some of these experiences available. Pro bono opportunities during and after law school are another worthwhile source of advocacy practice and provide invaluable community legal services.</w:t>
          </w:r>
        </w:p>
        <w:p w14:paraId="750FCD92" w14:textId="6F0CDD51" w:rsidR="00D750D6" w:rsidRDefault="00D750D6" w:rsidP="00D750D6">
          <w:pPr>
            <w:pStyle w:val="TextParagraph"/>
            <w:rPr>
              <w:ins w:id="76" w:author="Roger Haydock" w:date="2024-03-02T15:03:00Z"/>
            </w:rPr>
          </w:pPr>
          <w:r>
            <w:t>Movies, television</w:t>
          </w:r>
          <w:r w:rsidR="00A669EB">
            <w:t xml:space="preserve"> programs</w:t>
          </w:r>
          <w:r>
            <w:t xml:space="preserve">, </w:t>
          </w:r>
          <w:del w:id="77" w:author="Roger Haydock" w:date="2024-06-04T12:32:00Z">
            <w:r w:rsidDel="006629A8">
              <w:delText xml:space="preserve">cable </w:delText>
            </w:r>
          </w:del>
          <w:ins w:id="78" w:author="Roger Haydock" w:date="2024-06-04T12:32:00Z">
            <w:r w:rsidR="006629A8">
              <w:t xml:space="preserve">streaming </w:t>
            </w:r>
          </w:ins>
          <w:r w:rsidR="00A669EB">
            <w:t>productions</w:t>
          </w:r>
          <w:r>
            <w:t>, and the theater may replicate historic or fictional trials. The upside is that these experiences can be entertaining and educational. The downside is that so much of what is portrayed is unrealistic</w:t>
          </w:r>
          <w:r w:rsidR="00A669EB">
            <w:t xml:space="preserve"> and</w:t>
          </w:r>
          <w:r>
            <w:t xml:space="preserve"> exaggerated</w:t>
          </w:r>
          <w:r w:rsidR="00A669EB">
            <w:t>.</w:t>
          </w:r>
          <w:r>
            <w:t xml:space="preserve"> There are also “reality” court shows that resolve disputes. </w:t>
          </w:r>
          <w:r w:rsidR="00A669EB">
            <w:t xml:space="preserve">Overall, these observations can be instructive, although </w:t>
          </w:r>
          <w:r>
            <w:t xml:space="preserve">it </w:t>
          </w:r>
          <w:r w:rsidR="00A669EB">
            <w:t>may</w:t>
          </w:r>
          <w:r>
            <w:t xml:space="preserve"> be difficult to discern what might apply to </w:t>
          </w:r>
          <w:r w:rsidR="00A669EB">
            <w:t xml:space="preserve">actual </w:t>
          </w:r>
          <w:r>
            <w:t>cases.</w:t>
          </w:r>
        </w:p>
        <w:p w14:paraId="23124769" w14:textId="47A274AF" w:rsidR="00467918" w:rsidRDefault="00467918" w:rsidP="00D750D6">
          <w:pPr>
            <w:pStyle w:val="TextParagraph"/>
            <w:rPr>
              <w:ins w:id="79" w:author="Roger Haydock" w:date="2023-10-09T15:06:00Z"/>
            </w:rPr>
          </w:pPr>
          <w:ins w:id="80" w:author="Roger Haydock" w:date="2024-03-02T15:03:00Z">
            <w:r>
              <w:t>And</w:t>
            </w:r>
          </w:ins>
          <w:ins w:id="81" w:author="Roger Haydock" w:date="2024-06-04T12:33:00Z">
            <w:r w:rsidR="006629A8">
              <w:t>,</w:t>
            </w:r>
          </w:ins>
          <w:ins w:id="82" w:author="Roger Haydock" w:date="2024-03-02T15:03:00Z">
            <w:r>
              <w:t xml:space="preserve"> there are ma</w:t>
            </w:r>
          </w:ins>
          <w:ins w:id="83" w:author="Roger Haydock" w:date="2024-03-02T15:04:00Z">
            <w:r>
              <w:t xml:space="preserve">rvelous </w:t>
            </w:r>
          </w:ins>
          <w:ins w:id="84" w:author="Roger Haydock" w:date="2024-06-17T20:50:00Z">
            <w:r w:rsidR="00F90B0C">
              <w:t xml:space="preserve">and amazing </w:t>
            </w:r>
          </w:ins>
          <w:ins w:id="85" w:author="Roger Haydock" w:date="2024-03-02T15:04:00Z">
            <w:r>
              <w:t xml:space="preserve">artificial intelligence resources and </w:t>
            </w:r>
          </w:ins>
          <w:ins w:id="86" w:author="Roger Haydock" w:date="2024-03-12T12:35:00Z">
            <w:r w:rsidR="002E2030">
              <w:t>assistance</w:t>
            </w:r>
          </w:ins>
          <w:ins w:id="87" w:author="Roger Haydock" w:date="2024-03-02T15:04:00Z">
            <w:r>
              <w:t xml:space="preserve"> available. </w:t>
            </w:r>
          </w:ins>
        </w:p>
        <w:p w14:paraId="51751298" w14:textId="69498BAF" w:rsidR="00DA3439" w:rsidRPr="00DA3439" w:rsidRDefault="00467918">
          <w:pPr>
            <w:pStyle w:val="Head2"/>
            <w:ind w:left="1296"/>
            <w:jc w:val="left"/>
            <w:rPr>
              <w:ins w:id="88" w:author="Damien Riehl" w:date="2024-03-07T18:01:00Z"/>
            </w:rPr>
            <w:pPrChange w:id="89" w:author="Roger Haydock" w:date="2024-06-09T14:35:00Z">
              <w:pPr>
                <w:pStyle w:val="TextParagraph"/>
              </w:pPr>
            </w:pPrChange>
          </w:pPr>
          <w:ins w:id="90" w:author="Roger Haydock" w:date="2024-03-02T15:06:00Z">
            <w:r>
              <w:t>C. GEN</w:t>
            </w:r>
          </w:ins>
          <w:ins w:id="91" w:author="Damien Riehl" w:date="2024-03-07T17:54:00Z">
            <w:r w:rsidR="00DA3439">
              <w:t>erative</w:t>
            </w:r>
          </w:ins>
          <w:ins w:id="92" w:author="Roger Haydock" w:date="2024-03-02T15:06:00Z">
            <w:r>
              <w:t xml:space="preserve"> AI</w:t>
            </w:r>
          </w:ins>
          <w:ins w:id="93" w:author="Damien Riehl" w:date="2024-03-07T17:54:00Z">
            <w:r w:rsidR="00DA3439">
              <w:t xml:space="preserve"> (GenAI) and Large Language Models (LLMs)</w:t>
            </w:r>
          </w:ins>
        </w:p>
        <w:p w14:paraId="2D81EEA0" w14:textId="7B19FC7A" w:rsidR="00DA3439" w:rsidDel="007638B1" w:rsidRDefault="007638B1" w:rsidP="00DA3439">
          <w:pPr>
            <w:pStyle w:val="TextParagraph"/>
            <w:rPr>
              <w:ins w:id="94" w:author="Damien Riehl" w:date="2024-03-07T18:01:00Z"/>
              <w:del w:id="95" w:author="Roger Haydock" w:date="2024-06-09T14:36:00Z"/>
            </w:rPr>
          </w:pPr>
          <w:ins w:id="96" w:author="Roger Haydock" w:date="2024-06-09T14:38:00Z">
            <w:r>
              <w:t xml:space="preserve">As explained in the Preface, GenAI and </w:t>
            </w:r>
          </w:ins>
          <w:ins w:id="97" w:author="Damien Riehl" w:date="2024-03-07T18:01:00Z">
            <w:del w:id="98" w:author="Roger Haydock" w:date="2024-06-09T14:36:00Z">
              <w:r w:rsidR="00DA3439" w:rsidDel="007638B1">
                <w:delText xml:space="preserve">Generative AI (GenAI) </w:delText>
              </w:r>
            </w:del>
            <w:del w:id="99" w:author="Roger Haydock" w:date="2024-04-19T10:36:00Z">
              <w:r w:rsidR="00DA3439" w:rsidDel="002F3F90">
                <w:delText>such as</w:delText>
              </w:r>
            </w:del>
            <w:del w:id="100" w:author="Roger Haydock" w:date="2024-06-09T14:36:00Z">
              <w:r w:rsidR="00DA3439" w:rsidDel="007638B1">
                <w:delText xml:space="preserve"> Large Language Models (LLMs)</w:delText>
              </w:r>
            </w:del>
          </w:ins>
          <w:ins w:id="101" w:author="Damien Riehl" w:date="2024-03-07T18:12:00Z">
            <w:del w:id="102" w:author="Roger Haydock" w:date="2024-06-09T14:36:00Z">
              <w:r w:rsidR="00DA3439" w:rsidDel="007638B1">
                <w:rPr>
                  <w:rStyle w:val="FootnoteReference"/>
                </w:rPr>
                <w:footnoteReference w:id="1"/>
              </w:r>
            </w:del>
          </w:ins>
          <w:ins w:id="190" w:author="Damien Riehl" w:date="2024-03-07T18:01:00Z">
            <w:del w:id="191" w:author="Roger Haydock" w:date="2024-06-09T14:36:00Z">
              <w:r w:rsidR="00DA3439" w:rsidDel="007638B1">
                <w:delText xml:space="preserve"> are advanced artificial intelligence systems trained on vast amounts of text data.</w:delText>
              </w:r>
            </w:del>
          </w:ins>
          <w:ins w:id="192" w:author="Damien Riehl" w:date="2024-03-07T18:02:00Z">
            <w:del w:id="193" w:author="Roger Haydock" w:date="2024-06-09T14:36:00Z">
              <w:r w:rsidR="00DA3439" w:rsidDel="007638B1">
                <w:delText xml:space="preserve"> </w:delText>
              </w:r>
            </w:del>
            <w:del w:id="194" w:author="Roger Haydock" w:date="2024-03-12T12:36:00Z">
              <w:r w:rsidR="00DA3439" w:rsidDel="002E2030">
                <w:delText>As of this writing, t</w:delText>
              </w:r>
            </w:del>
            <w:del w:id="195" w:author="Roger Haydock" w:date="2024-06-09T14:36:00Z">
              <w:r w:rsidR="00DA3439" w:rsidDel="007638B1">
                <w:delText>he most-advance</w:delText>
              </w:r>
            </w:del>
          </w:ins>
          <w:ins w:id="196" w:author="Damien Riehl" w:date="2024-03-07T18:03:00Z">
            <w:del w:id="197" w:author="Roger Haydock" w:date="2024-06-09T14:36:00Z">
              <w:r w:rsidR="00DA3439" w:rsidDel="007638B1">
                <w:delText xml:space="preserve">d </w:delText>
              </w:r>
            </w:del>
          </w:ins>
          <w:ins w:id="198" w:author="Damien Riehl" w:date="2024-03-07T18:15:00Z">
            <w:del w:id="199" w:author="Roger Haydock" w:date="2024-06-09T14:36:00Z">
              <w:r w:rsidR="00EC19CE" w:rsidDel="007638B1">
                <w:delText>LLM</w:delText>
              </w:r>
            </w:del>
          </w:ins>
          <w:ins w:id="200" w:author="Damien Riehl" w:date="2024-03-07T18:02:00Z">
            <w:del w:id="201" w:author="Roger Haydock" w:date="2024-06-09T14:36:00Z">
              <w:r w:rsidR="00DA3439" w:rsidDel="007638B1">
                <w:delText xml:space="preserve"> </w:delText>
              </w:r>
            </w:del>
          </w:ins>
          <w:ins w:id="202" w:author="Damien Riehl" w:date="2024-03-07T18:03:00Z">
            <w:del w:id="203" w:author="Roger Haydock" w:date="2024-06-09T14:36:00Z">
              <w:r w:rsidR="00DA3439" w:rsidDel="007638B1">
                <w:delText>models are trained on the entire corpus of public data on the Internet, as well as many of the world’s books.</w:delText>
              </w:r>
            </w:del>
          </w:ins>
          <w:ins w:id="204" w:author="Damien Riehl" w:date="2024-03-07T18:01:00Z">
            <w:del w:id="205" w:author="Roger Haydock" w:date="2024-06-09T14:36:00Z">
              <w:r w:rsidR="00DA3439" w:rsidDel="007638B1">
                <w:delText xml:space="preserve"> These </w:delText>
              </w:r>
            </w:del>
          </w:ins>
          <w:ins w:id="206" w:author="Damien Riehl" w:date="2024-03-07T18:15:00Z">
            <w:del w:id="207" w:author="Roger Haydock" w:date="2024-06-09T14:36:00Z">
              <w:r w:rsidR="00EC19CE" w:rsidDel="007638B1">
                <w:delText>LLM</w:delText>
              </w:r>
            </w:del>
          </w:ins>
          <w:ins w:id="208" w:author="Damien Riehl" w:date="2024-03-07T18:03:00Z">
            <w:del w:id="209" w:author="Roger Haydock" w:date="2024-06-09T14:36:00Z">
              <w:r w:rsidR="00DA3439" w:rsidDel="007638B1">
                <w:delText xml:space="preserve"> </w:delText>
              </w:r>
            </w:del>
          </w:ins>
          <w:ins w:id="210" w:author="Damien Riehl" w:date="2024-03-07T18:01:00Z">
            <w:del w:id="211" w:author="Roger Haydock" w:date="2024-06-09T14:36:00Z">
              <w:r w:rsidR="00DA3439" w:rsidDel="007638B1">
                <w:delText>models are capable of understanding, generating, and analyzing natural language—all at a post-graduate level—making them powerful tools for a wide range of applications</w:delText>
              </w:r>
            </w:del>
          </w:ins>
          <w:ins w:id="212" w:author="Damien Riehl" w:date="2024-03-07T18:03:00Z">
            <w:del w:id="213" w:author="Roger Haydock" w:date="2024-06-09T14:36:00Z">
              <w:r w:rsidR="00DA3439" w:rsidDel="007638B1">
                <w:delText>, including the law</w:delText>
              </w:r>
            </w:del>
          </w:ins>
          <w:ins w:id="214" w:author="Damien Riehl" w:date="2024-03-07T18:01:00Z">
            <w:del w:id="215" w:author="Roger Haydock" w:date="2024-06-09T14:36:00Z">
              <w:r w:rsidR="00DA3439" w:rsidDel="007638B1">
                <w:delText xml:space="preserve">. </w:delText>
              </w:r>
            </w:del>
          </w:ins>
          <w:ins w:id="216" w:author="Damien Riehl" w:date="2024-03-07T18:16:00Z">
            <w:del w:id="217" w:author="Roger Haydock" w:date="2024-06-09T14:36:00Z">
              <w:r w:rsidR="00EC19CE" w:rsidDel="007638B1">
                <w:delText>LLMs</w:delText>
              </w:r>
            </w:del>
          </w:ins>
          <w:ins w:id="218" w:author="Damien Riehl" w:date="2024-03-07T18:03:00Z">
            <w:del w:id="219" w:author="Roger Haydock" w:date="2024-06-09T14:36:00Z">
              <w:r w:rsidR="00DA3439" w:rsidDel="007638B1">
                <w:delText xml:space="preserve"> can help lawyers </w:delText>
              </w:r>
            </w:del>
          </w:ins>
          <w:ins w:id="220" w:author="Damien Riehl" w:date="2024-03-07T18:01:00Z">
            <w:del w:id="221" w:author="Roger Haydock" w:date="2024-06-09T14:36:00Z">
              <w:r w:rsidR="00DA3439" w:rsidDel="007638B1">
                <w:delText>with tasks such as document review, legal research, and drafting by processing and interpreting large volumes of legal texts. Their ability to understand context and nuance in language allows them to provide relevant insights and suggestions, streamlining various legal processes.</w:delText>
              </w:r>
            </w:del>
          </w:ins>
        </w:p>
        <w:p w14:paraId="3F24FA6F" w14:textId="47DBAC25" w:rsidR="00DA3439" w:rsidRDefault="00DA3439" w:rsidP="00DA3439">
          <w:pPr>
            <w:pStyle w:val="TextParagraph"/>
            <w:rPr>
              <w:ins w:id="222" w:author="Damien Riehl" w:date="2024-03-07T18:11:00Z"/>
            </w:rPr>
          </w:pPr>
          <w:ins w:id="223" w:author="Damien Riehl" w:date="2024-03-07T18:04:00Z">
            <w:r>
              <w:t xml:space="preserve">LLMs </w:t>
            </w:r>
          </w:ins>
          <w:ins w:id="224" w:author="Damien Riehl" w:date="2024-03-07T18:01:00Z">
            <w:del w:id="225" w:author="Roger Haydock" w:date="2024-06-09T14:38:00Z">
              <w:r w:rsidDel="007638B1">
                <w:delText>and</w:delText>
              </w:r>
            </w:del>
            <w:r>
              <w:t xml:space="preserve"> </w:t>
            </w:r>
            <w:del w:id="226" w:author="Roger Haydock" w:date="2024-06-09T14:38:00Z">
              <w:r w:rsidDel="007638B1">
                <w:delText xml:space="preserve">legal practice </w:delText>
              </w:r>
            </w:del>
          </w:ins>
          <w:ins w:id="227" w:author="Damien Riehl" w:date="2024-03-07T18:05:00Z">
            <w:r>
              <w:t>are aligned</w:t>
            </w:r>
          </w:ins>
          <w:ins w:id="228" w:author="Roger Haydock" w:date="2024-06-09T14:38:00Z">
            <w:r w:rsidR="007638B1">
              <w:t xml:space="preserve"> with legal practice</w:t>
            </w:r>
          </w:ins>
          <w:ins w:id="229" w:author="Damien Riehl" w:date="2024-03-07T18:05:00Z">
            <w:r>
              <w:t xml:space="preserve">, since </w:t>
            </w:r>
          </w:ins>
          <w:ins w:id="230" w:author="Roger Haydock" w:date="2024-04-19T10:37:00Z">
            <w:r w:rsidR="002F3F90">
              <w:t xml:space="preserve">most </w:t>
            </w:r>
          </w:ins>
          <w:ins w:id="231" w:author="Damien Riehl" w:date="2024-03-07T18:11:00Z">
            <w:r>
              <w:t>everything a lawyer does involves words</w:t>
            </w:r>
          </w:ins>
          <w:ins w:id="232" w:author="Damien Riehl" w:date="2024-03-07T18:01:00Z">
            <w:r>
              <w:t xml:space="preserve">. </w:t>
            </w:r>
          </w:ins>
          <w:ins w:id="233" w:author="Roger Haydock" w:date="2024-04-19T10:37:00Z">
            <w:r w:rsidR="002F3F90">
              <w:t>Attorneys</w:t>
            </w:r>
          </w:ins>
          <w:ins w:id="234" w:author="Damien Riehl" w:date="2024-03-07T18:11:00Z">
            <w:del w:id="235" w:author="Roger Haydock" w:date="2024-04-19T10:37:00Z">
              <w:r w:rsidDel="002F3F90">
                <w:delText>We</w:delText>
              </w:r>
            </w:del>
            <w:r>
              <w:t xml:space="preserve"> </w:t>
            </w:r>
          </w:ins>
          <w:ins w:id="236" w:author="Damien Riehl" w:date="2024-03-07T18:06:00Z">
            <w:r>
              <w:t xml:space="preserve">read words, analyze words, and </w:t>
            </w:r>
          </w:ins>
          <w:ins w:id="237" w:author="Damien Riehl" w:date="2024-03-07T18:11:00Z">
            <w:r>
              <w:t xml:space="preserve">write </w:t>
            </w:r>
          </w:ins>
          <w:ins w:id="238" w:author="Damien Riehl" w:date="2024-03-07T18:06:00Z">
            <w:r>
              <w:t xml:space="preserve">words. Today’s LLMs are very good at all those things. Tomorrow’s LLMs will be even better. </w:t>
            </w:r>
          </w:ins>
        </w:p>
        <w:p w14:paraId="3C456EE4" w14:textId="63DEAF5D" w:rsidR="00DA3439" w:rsidRDefault="00DA3439" w:rsidP="00DA3439">
          <w:pPr>
            <w:pStyle w:val="TextParagraph"/>
            <w:rPr>
              <w:ins w:id="239" w:author="Damien Riehl" w:date="2024-03-07T18:08:00Z"/>
            </w:rPr>
          </w:pPr>
          <w:ins w:id="240" w:author="Damien Riehl" w:date="2024-03-07T18:07:00Z">
            <w:r>
              <w:lastRenderedPageBreak/>
              <w:t>Lawyers read many legal documents</w:t>
            </w:r>
          </w:ins>
          <w:ins w:id="241" w:author="Roger Haydock" w:date="2024-06-17T20:42:00Z">
            <w:r w:rsidR="006C6594">
              <w:t xml:space="preserve"> and sources</w:t>
            </w:r>
          </w:ins>
          <w:ins w:id="242" w:author="Damien Riehl" w:date="2024-03-07T18:07:00Z">
            <w:r>
              <w:t xml:space="preserve">: </w:t>
            </w:r>
          </w:ins>
          <w:ins w:id="243" w:author="Roger Haydock" w:date="2024-06-17T20:39:00Z">
            <w:r w:rsidR="006C6594">
              <w:t>contracts</w:t>
            </w:r>
          </w:ins>
          <w:ins w:id="244" w:author="Damien Riehl" w:date="2024-03-07T18:08:00Z">
            <w:del w:id="245" w:author="Roger Haydock" w:date="2024-06-17T20:44:00Z">
              <w:r w:rsidDel="006C6594">
                <w:delText>pleadings</w:delText>
              </w:r>
            </w:del>
            <w:r>
              <w:t xml:space="preserve">, </w:t>
            </w:r>
          </w:ins>
          <w:ins w:id="246" w:author="Damien Riehl" w:date="2024-03-07T18:07:00Z">
            <w:del w:id="247" w:author="Roger Haydock" w:date="2024-06-17T20:40:00Z">
              <w:r w:rsidDel="006C6594">
                <w:delText>m</w:delText>
              </w:r>
            </w:del>
          </w:ins>
          <w:ins w:id="248" w:author="Damien Riehl" w:date="2024-03-07T18:08:00Z">
            <w:del w:id="249" w:author="Roger Haydock" w:date="2024-06-17T20:40:00Z">
              <w:r w:rsidDel="006C6594">
                <w:delText>otions, briefs,</w:delText>
              </w:r>
            </w:del>
          </w:ins>
          <w:ins w:id="250" w:author="Roger Haydock" w:date="2024-06-17T20:40:00Z">
            <w:r w:rsidR="006C6594">
              <w:t>agreements,</w:t>
            </w:r>
          </w:ins>
          <w:ins w:id="251" w:author="Damien Riehl" w:date="2024-03-07T18:08:00Z">
            <w:r>
              <w:t xml:space="preserve"> </w:t>
            </w:r>
          </w:ins>
          <w:ins w:id="252" w:author="Roger Haydock" w:date="2024-06-17T20:44:00Z">
            <w:r w:rsidR="006C6594">
              <w:t xml:space="preserve">settlements, </w:t>
            </w:r>
          </w:ins>
          <w:ins w:id="253" w:author="Damien Riehl" w:date="2024-03-07T18:07:00Z">
            <w:r>
              <w:t xml:space="preserve">statutes, </w:t>
            </w:r>
          </w:ins>
          <w:ins w:id="254" w:author="Roger Haydock" w:date="2024-06-17T20:45:00Z">
            <w:r w:rsidR="006C6594">
              <w:t xml:space="preserve">rules, </w:t>
            </w:r>
          </w:ins>
          <w:ins w:id="255" w:author="Damien Riehl" w:date="2024-03-07T18:08:00Z">
            <w:del w:id="256" w:author="Roger Haydock" w:date="2024-06-17T20:45:00Z">
              <w:r w:rsidDel="006C6594">
                <w:delText xml:space="preserve">regulations, </w:delText>
              </w:r>
            </w:del>
            <w:r>
              <w:t xml:space="preserve">and </w:t>
            </w:r>
          </w:ins>
          <w:ins w:id="257" w:author="Damien Riehl" w:date="2024-03-07T18:07:00Z">
            <w:r>
              <w:t>case law.</w:t>
            </w:r>
          </w:ins>
          <w:ins w:id="258" w:author="Damien Riehl" w:date="2024-03-07T18:08:00Z">
            <w:r>
              <w:t xml:space="preserve"> </w:t>
            </w:r>
            <w:del w:id="259" w:author="Roger Haydock" w:date="2024-06-10T10:10:00Z">
              <w:r w:rsidDel="00F62293">
                <w:delText xml:space="preserve">LLMs </w:delText>
              </w:r>
            </w:del>
          </w:ins>
          <w:ins w:id="260" w:author="Roger Haydock" w:date="2024-06-10T10:10:00Z">
            <w:r w:rsidR="00F62293">
              <w:t xml:space="preserve">AI systems </w:t>
            </w:r>
          </w:ins>
          <w:ins w:id="261" w:author="Damien Riehl" w:date="2024-03-07T18:08:00Z">
            <w:r>
              <w:t xml:space="preserve">can understand those, too. LLMs can sift through texts </w:t>
            </w:r>
          </w:ins>
          <w:ins w:id="262" w:author="Damien Riehl" w:date="2024-03-07T18:09:00Z">
            <w:r>
              <w:t xml:space="preserve">at superhuman speed, identifying </w:t>
            </w:r>
          </w:ins>
          <w:ins w:id="263" w:author="Damien Riehl" w:date="2024-03-07T18:08:00Z">
            <w:r>
              <w:t>patterns, extract</w:t>
            </w:r>
          </w:ins>
          <w:ins w:id="264" w:author="Damien Riehl" w:date="2024-03-07T18:09:00Z">
            <w:r>
              <w:t>ing</w:t>
            </w:r>
          </w:ins>
          <w:ins w:id="265" w:author="Damien Riehl" w:date="2024-03-07T18:08:00Z">
            <w:r>
              <w:t xml:space="preserve"> key information, </w:t>
            </w:r>
          </w:ins>
          <w:ins w:id="266" w:author="Roger Haydock" w:date="2024-04-19T11:00:00Z">
            <w:r w:rsidR="00C40D66">
              <w:t>providing statistical result data, and even potentially giving predictive likelihood of events</w:t>
            </w:r>
          </w:ins>
          <w:ins w:id="267" w:author="Roger Haydock" w:date="2024-04-19T10:38:00Z">
            <w:r w:rsidR="002F3F90">
              <w:t xml:space="preserve">. </w:t>
            </w:r>
          </w:ins>
          <w:ins w:id="268" w:author="Damien Riehl" w:date="2024-03-07T18:08:00Z">
            <w:del w:id="269" w:author="Roger Haydock" w:date="2024-04-19T10:38:00Z">
              <w:r w:rsidDel="002F3F90">
                <w:delText xml:space="preserve">and even </w:delText>
              </w:r>
            </w:del>
          </w:ins>
          <w:ins w:id="270" w:author="Damien Riehl" w:date="2024-03-07T18:09:00Z">
            <w:del w:id="271" w:author="Roger Haydock" w:date="2024-04-19T10:38:00Z">
              <w:r w:rsidDel="002F3F90">
                <w:delText xml:space="preserve">potentially giving </w:delText>
              </w:r>
            </w:del>
            <w:del w:id="272" w:author="Roger Haydock" w:date="2024-03-12T12:37:00Z">
              <w:r w:rsidDel="002E2030">
                <w:delText>statistical</w:delText>
              </w:r>
            </w:del>
            <w:del w:id="273" w:author="Roger Haydock" w:date="2024-04-19T10:38:00Z">
              <w:r w:rsidDel="002F3F90">
                <w:delText xml:space="preserve"> likelihood of events</w:delText>
              </w:r>
            </w:del>
          </w:ins>
          <w:ins w:id="274" w:author="Damien Riehl" w:date="2024-03-07T18:08:00Z">
            <w:del w:id="275" w:author="Roger Haydock" w:date="2024-04-19T10:38:00Z">
              <w:r w:rsidDel="002F3F90">
                <w:delText xml:space="preserve">. </w:delText>
              </w:r>
            </w:del>
            <w:r>
              <w:t xml:space="preserve">This capability is particularly valuable in a field where the amount of reading is voluminous, and precise interpretations (and misinterpretations) </w:t>
            </w:r>
          </w:ins>
          <w:ins w:id="276" w:author="Roger Haydock" w:date="2024-04-19T10:39:00Z">
            <w:r w:rsidR="002F3F90">
              <w:t>ca</w:t>
            </w:r>
          </w:ins>
          <w:ins w:id="277" w:author="Damien Riehl" w:date="2024-03-07T18:08:00Z">
            <w:del w:id="278" w:author="Roger Haydock" w:date="2024-04-19T10:39:00Z">
              <w:r w:rsidDel="002F3F90">
                <w:delText>ca</w:delText>
              </w:r>
            </w:del>
            <w:r>
              <w:t>n have significant legal consequences.</w:t>
            </w:r>
          </w:ins>
        </w:p>
        <w:p w14:paraId="0804811D" w14:textId="07400A11" w:rsidR="00DA3439" w:rsidRDefault="00DA3439" w:rsidP="00DA3439">
          <w:pPr>
            <w:pStyle w:val="TextParagraph"/>
            <w:rPr>
              <w:ins w:id="279" w:author="Damien Riehl" w:date="2024-03-07T18:18:00Z"/>
            </w:rPr>
          </w:pPr>
          <w:ins w:id="280" w:author="Damien Riehl" w:date="2024-03-07T18:11:00Z">
            <w:del w:id="281" w:author="Roger Haydock" w:date="2024-06-10T10:11:00Z">
              <w:r w:rsidDel="00F62293">
                <w:delText>LLMs</w:delText>
              </w:r>
            </w:del>
          </w:ins>
          <w:ins w:id="282" w:author="Roger Haydock" w:date="2024-06-10T10:11:00Z">
            <w:r w:rsidR="00F62293">
              <w:t>AI platforms</w:t>
            </w:r>
          </w:ins>
          <w:ins w:id="283" w:author="Damien Riehl" w:date="2024-03-07T18:11:00Z">
            <w:r>
              <w:t xml:space="preserve"> can help lawyers </w:t>
            </w:r>
          </w:ins>
          <w:ins w:id="284" w:author="Damien Riehl" w:date="2024-03-07T18:12:00Z">
            <w:r>
              <w:t xml:space="preserve">analyze words. For example, </w:t>
            </w:r>
          </w:ins>
          <w:ins w:id="285" w:author="Damien Riehl" w:date="2024-03-07T18:01:00Z">
            <w:r>
              <w:t xml:space="preserve">LLMs can enhance the accuracy and efficiency of legal research by quickly identifying relevant precedents and legal principles. </w:t>
            </w:r>
          </w:ins>
          <w:ins w:id="286" w:author="Damien Riehl" w:date="2024-03-07T18:18:00Z">
            <w:r w:rsidR="00EC19CE" w:rsidRPr="00EC19CE">
              <w:t xml:space="preserve">By automating routine tasks such as document sorting and summarization, LLMs can </w:t>
            </w:r>
            <w:r w:rsidR="00EC19CE">
              <w:t xml:space="preserve">also </w:t>
            </w:r>
            <w:r w:rsidR="00EC19CE" w:rsidRPr="00EC19CE">
              <w:t>free up lawyers to focus on more complex and strategic aspects of their work.</w:t>
            </w:r>
          </w:ins>
        </w:p>
        <w:p w14:paraId="11DD5B9B" w14:textId="57E09AB2" w:rsidR="002E2030" w:rsidRDefault="00EC19CE" w:rsidP="00EC19CE">
          <w:pPr>
            <w:pStyle w:val="TextParagraph"/>
            <w:rPr>
              <w:ins w:id="287" w:author="Roger Haydock" w:date="2024-03-12T12:39:00Z"/>
            </w:rPr>
          </w:pPr>
          <w:ins w:id="288" w:author="Damien Riehl" w:date="2024-03-07T18:19:00Z">
            <w:del w:id="289" w:author="Roger Haydock" w:date="2024-06-17T20:36:00Z">
              <w:r w:rsidDel="006C6594">
                <w:delText>Lawyers</w:delText>
              </w:r>
            </w:del>
          </w:ins>
          <w:ins w:id="290" w:author="Roger Haydock" w:date="2024-06-17T20:36:00Z">
            <w:r w:rsidR="006C6594">
              <w:t>Advocates</w:t>
            </w:r>
          </w:ins>
          <w:ins w:id="291" w:author="Damien Riehl" w:date="2024-03-07T18:19:00Z">
            <w:r>
              <w:t xml:space="preserve"> </w:t>
            </w:r>
          </w:ins>
          <w:ins w:id="292" w:author="Roger Haydock" w:date="2024-04-19T10:39:00Z">
            <w:r w:rsidR="002F3F90">
              <w:t>write</w:t>
            </w:r>
          </w:ins>
          <w:ins w:id="293" w:author="Damien Riehl" w:date="2024-03-07T18:19:00Z">
            <w:del w:id="294" w:author="Roger Haydock" w:date="2024-04-19T10:39:00Z">
              <w:r w:rsidDel="002F3F90">
                <w:delText>then write</w:delText>
              </w:r>
            </w:del>
            <w:r>
              <w:t xml:space="preserve"> word</w:t>
            </w:r>
          </w:ins>
          <w:ins w:id="295" w:author="Damien Riehl" w:date="2024-03-07T18:20:00Z">
            <w:r>
              <w:t>s—and</w:t>
            </w:r>
          </w:ins>
          <w:ins w:id="296" w:author="Damien Riehl" w:date="2024-03-07T18:19:00Z">
            <w:r>
              <w:t xml:space="preserve"> LLMs can </w:t>
            </w:r>
          </w:ins>
          <w:ins w:id="297" w:author="Roger Haydock" w:date="2024-04-19T10:40:00Z">
            <w:r w:rsidR="002F3F90">
              <w:t>assist</w:t>
            </w:r>
          </w:ins>
          <w:ins w:id="298" w:author="Damien Riehl" w:date="2024-03-07T18:19:00Z">
            <w:del w:id="299" w:author="Roger Haydock" w:date="2024-04-19T10:40:00Z">
              <w:r w:rsidDel="002F3F90">
                <w:delText>help</w:delText>
              </w:r>
            </w:del>
            <w:r>
              <w:t xml:space="preserve"> there</w:t>
            </w:r>
          </w:ins>
          <w:ins w:id="300" w:author="Roger Haydock" w:date="2024-06-10T10:11:00Z">
            <w:r w:rsidR="00F62293">
              <w:t xml:space="preserve"> too – by helping </w:t>
            </w:r>
          </w:ins>
          <w:ins w:id="301" w:author="Damien Riehl" w:date="2024-03-07T18:19:00Z">
            <w:del w:id="302" w:author="Roger Haydock" w:date="2024-06-10T10:11:00Z">
              <w:r w:rsidDel="00F62293">
                <w:delText xml:space="preserve">, too. LLMs can </w:delText>
              </w:r>
            </w:del>
          </w:ins>
          <w:ins w:id="303" w:author="Damien Riehl" w:date="2024-03-07T18:20:00Z">
            <w:del w:id="304" w:author="Roger Haydock" w:date="2024-06-10T10:11:00Z">
              <w:r w:rsidDel="00F62293">
                <w:delText>help</w:delText>
              </w:r>
            </w:del>
            <w:r>
              <w:t xml:space="preserve"> draft </w:t>
            </w:r>
          </w:ins>
          <w:ins w:id="305" w:author="Damien Riehl" w:date="2024-03-07T18:19:00Z">
            <w:del w:id="306" w:author="Roger Haydock" w:date="2024-06-17T20:35:00Z">
              <w:r w:rsidDel="006C6594">
                <w:delText xml:space="preserve">contracts, </w:delText>
              </w:r>
            </w:del>
            <w:r>
              <w:t>pleadings, memos,</w:t>
            </w:r>
          </w:ins>
          <w:ins w:id="307" w:author="Roger Haydock" w:date="2024-06-17T20:35:00Z">
            <w:r w:rsidR="006C6594">
              <w:t xml:space="preserve"> motions, briefs,</w:t>
            </w:r>
          </w:ins>
          <w:ins w:id="308" w:author="Damien Riehl" w:date="2024-03-07T18:23:00Z">
            <w:r>
              <w:t xml:space="preserve"> and</w:t>
            </w:r>
            <w:del w:id="309" w:author="Roger Haydock" w:date="2024-04-19T10:40:00Z">
              <w:r w:rsidDel="002F3F90">
                <w:delText xml:space="preserve"> every</w:delText>
              </w:r>
            </w:del>
            <w:r>
              <w:t xml:space="preserve"> other legal document</w:t>
            </w:r>
          </w:ins>
          <w:ins w:id="310" w:author="Roger Haydock" w:date="2024-04-19T10:40:00Z">
            <w:r w:rsidR="002F3F90">
              <w:t>s</w:t>
            </w:r>
          </w:ins>
          <w:ins w:id="311" w:author="Damien Riehl" w:date="2024-03-07T18:23:00Z">
            <w:r>
              <w:t xml:space="preserve">. LLM-backed tools can provide </w:t>
            </w:r>
          </w:ins>
          <w:ins w:id="312" w:author="Damien Riehl" w:date="2024-03-07T18:19:00Z">
            <w:r>
              <w:t xml:space="preserve">suggestions for language and structure based on vast repositories of legal texts. They can help ensure that the documents are clear, concise, and legally sound. </w:t>
            </w:r>
          </w:ins>
        </w:p>
        <w:p w14:paraId="7EFA5327" w14:textId="3ACE776B" w:rsidR="00EC19CE" w:rsidRDefault="00EC19CE" w:rsidP="00EC19CE">
          <w:pPr>
            <w:pStyle w:val="TextParagraph"/>
            <w:rPr>
              <w:ins w:id="313" w:author="Damien Riehl" w:date="2024-03-07T18:12:00Z"/>
            </w:rPr>
          </w:pPr>
          <w:ins w:id="314" w:author="Damien Riehl" w:date="2024-03-07T18:19:00Z">
            <w:r>
              <w:t xml:space="preserve">Moreover, LLMs can offer alternative phrasing or flag potential issues in a draft, allowing lawyers to refine </w:t>
            </w:r>
          </w:ins>
          <w:ins w:id="315" w:author="Roger Haydock" w:date="2024-04-19T10:40:00Z">
            <w:r w:rsidR="002F3F90">
              <w:t>legal terms</w:t>
            </w:r>
          </w:ins>
          <w:ins w:id="316" w:author="Roger Haydock" w:date="2024-04-19T11:01:00Z">
            <w:r w:rsidR="00C40D66">
              <w:t>,</w:t>
            </w:r>
          </w:ins>
          <w:ins w:id="317" w:author="Damien Riehl" w:date="2024-03-07T18:19:00Z">
            <w:del w:id="318" w:author="Roger Haydock" w:date="2024-04-19T11:01:00Z">
              <w:r w:rsidDel="00C40D66">
                <w:delText>their</w:delText>
              </w:r>
            </w:del>
          </w:ins>
          <w:ins w:id="319" w:author="Roger Haydock" w:date="2024-04-19T10:41:00Z">
            <w:r w:rsidR="002F3F90">
              <w:t xml:space="preserve"> arguments</w:t>
            </w:r>
          </w:ins>
          <w:ins w:id="320" w:author="Roger Haydock" w:date="2024-04-19T11:01:00Z">
            <w:r w:rsidR="00C40D66">
              <w:t>, and present</w:t>
            </w:r>
          </w:ins>
          <w:ins w:id="321" w:author="Roger Haydock" w:date="2024-04-19T11:02:00Z">
            <w:r w:rsidR="00C40D66">
              <w:t>at</w:t>
            </w:r>
          </w:ins>
          <w:ins w:id="322" w:author="Roger Haydock" w:date="2024-04-19T11:01:00Z">
            <w:r w:rsidR="00C40D66">
              <w:t>ions</w:t>
            </w:r>
          </w:ins>
          <w:ins w:id="323" w:author="Damien Riehl" w:date="2024-03-07T18:19:00Z">
            <w:del w:id="324" w:author="Roger Haydock" w:date="2024-04-19T10:41:00Z">
              <w:r w:rsidDel="002F3F90">
                <w:delText xml:space="preserve"> arguments and presentations</w:delText>
              </w:r>
            </w:del>
            <w:r>
              <w:t xml:space="preserve">. As </w:t>
            </w:r>
          </w:ins>
          <w:ins w:id="325" w:author="Roger Haydock" w:date="2024-06-04T14:07:00Z">
            <w:r w:rsidR="00EC5C77">
              <w:t xml:space="preserve">AI </w:t>
            </w:r>
          </w:ins>
          <w:ins w:id="326" w:author="Roger Haydock" w:date="2024-06-10T10:12:00Z">
            <w:r w:rsidR="00F62293">
              <w:t>systems</w:t>
            </w:r>
          </w:ins>
          <w:ins w:id="327" w:author="Damien Riehl" w:date="2024-03-07T18:19:00Z">
            <w:del w:id="328" w:author="Roger Haydock" w:date="2024-06-04T14:07:00Z">
              <w:r w:rsidDel="00EC5C77">
                <w:delText>LLMs</w:delText>
              </w:r>
            </w:del>
            <w:r>
              <w:t xml:space="preserve"> become more sophisticated, they may even be able to predict the effectiveness of certain legal </w:t>
            </w:r>
          </w:ins>
          <w:ins w:id="329" w:author="Roger Haydock" w:date="2024-04-19T10:42:00Z">
            <w:r w:rsidR="002F3F90">
              <w:t>positions</w:t>
            </w:r>
          </w:ins>
          <w:ins w:id="330" w:author="Damien Riehl" w:date="2024-03-07T18:19:00Z">
            <w:del w:id="331" w:author="Roger Haydock" w:date="2024-04-19T10:42:00Z">
              <w:r w:rsidDel="002F3F90">
                <w:delText>arguments</w:delText>
              </w:r>
            </w:del>
            <w:r>
              <w:t xml:space="preserve"> or suggest novel approaches to complex legal issues. Overall, the integration of LLMs into legal practice has the potential to significantly enhance the efficiency, accuracy, and </w:t>
            </w:r>
          </w:ins>
          <w:ins w:id="332" w:author="Roger Haydock" w:date="2024-04-19T10:43:00Z">
            <w:r w:rsidR="00A51DA2">
              <w:t>effectiveness</w:t>
            </w:r>
          </w:ins>
          <w:ins w:id="333" w:author="Damien Riehl" w:date="2024-03-07T18:19:00Z">
            <w:del w:id="334" w:author="Roger Haydock" w:date="2024-04-19T10:43:00Z">
              <w:r w:rsidDel="00A51DA2">
                <w:delText>creativity</w:delText>
              </w:r>
            </w:del>
            <w:r>
              <w:t xml:space="preserve"> of legal writing</w:t>
            </w:r>
          </w:ins>
          <w:ins w:id="335" w:author="Roger Haydock" w:date="2024-04-19T11:02:00Z">
            <w:r w:rsidR="00C40D66">
              <w:t xml:space="preserve"> and drafting</w:t>
            </w:r>
          </w:ins>
          <w:ins w:id="336" w:author="Damien Riehl" w:date="2024-03-07T18:19:00Z">
            <w:r>
              <w:t>.</w:t>
            </w:r>
          </w:ins>
        </w:p>
        <w:p w14:paraId="2614702C" w14:textId="18E09343" w:rsidR="007A3EF9" w:rsidDel="006221A2" w:rsidRDefault="00DA3439" w:rsidP="00EC19CE">
          <w:pPr>
            <w:pStyle w:val="TextParagraph"/>
            <w:rPr>
              <w:del w:id="337" w:author="Damien Riehl" w:date="2024-03-07T18:22:00Z"/>
            </w:rPr>
          </w:pPr>
          <w:ins w:id="338" w:author="Damien Riehl" w:date="2024-03-07T18:01:00Z">
            <w:r>
              <w:t xml:space="preserve">As </w:t>
            </w:r>
          </w:ins>
          <w:ins w:id="339" w:author="Damien Riehl" w:date="2024-03-07T18:12:00Z">
            <w:r>
              <w:t xml:space="preserve">GenAI </w:t>
            </w:r>
          </w:ins>
          <w:ins w:id="340" w:author="Roger Haydock" w:date="2024-04-19T10:43:00Z">
            <w:r w:rsidR="00A51DA2">
              <w:t xml:space="preserve">and LLMs </w:t>
            </w:r>
          </w:ins>
          <w:ins w:id="341" w:author="Damien Riehl" w:date="2024-03-07T18:01:00Z">
            <w:r>
              <w:t>continue</w:t>
            </w:r>
          </w:ins>
          <w:ins w:id="342" w:author="Damien Riehl" w:date="2024-03-07T18:12:00Z">
            <w:del w:id="343" w:author="Roger Haydock" w:date="2024-04-19T10:43:00Z">
              <w:r w:rsidDel="00A51DA2">
                <w:delText>s</w:delText>
              </w:r>
            </w:del>
          </w:ins>
          <w:ins w:id="344" w:author="Damien Riehl" w:date="2024-03-07T18:01:00Z">
            <w:r>
              <w:t xml:space="preserve"> to evolve, the</w:t>
            </w:r>
          </w:ins>
          <w:ins w:id="345" w:author="Roger Haydock" w:date="2024-03-12T12:39:00Z">
            <w:r w:rsidR="002E2030">
              <w:t>se method</w:t>
            </w:r>
          </w:ins>
          <w:ins w:id="346" w:author="Roger Haydock" w:date="2024-03-12T12:40:00Z">
            <w:r w:rsidR="002E2030">
              <w:t>s and systems</w:t>
            </w:r>
          </w:ins>
          <w:ins w:id="347" w:author="Damien Riehl" w:date="2024-03-07T18:01:00Z">
            <w:del w:id="348" w:author="Roger Haydock" w:date="2024-03-12T12:39:00Z">
              <w:r w:rsidDel="002E2030">
                <w:delText>y</w:delText>
              </w:r>
            </w:del>
            <w:r>
              <w:t xml:space="preserve"> </w:t>
            </w:r>
            <w:del w:id="349" w:author="Roger Haydock" w:date="2024-06-04T12:38:00Z">
              <w:r w:rsidDel="006629A8">
                <w:delText>are likely to</w:delText>
              </w:r>
            </w:del>
          </w:ins>
          <w:ins w:id="350" w:author="Roger Haydock" w:date="2024-06-04T12:38:00Z">
            <w:r w:rsidR="006629A8">
              <w:t>will</w:t>
            </w:r>
          </w:ins>
          <w:ins w:id="351" w:author="Damien Riehl" w:date="2024-03-07T18:01:00Z">
            <w:r>
              <w:t xml:space="preserve"> become increasingly integrated into legal practice, reshaping the way lawyers approach their work and </w:t>
            </w:r>
            <w:del w:id="352" w:author="Roger Haydock" w:date="2024-03-12T12:41:00Z">
              <w:r w:rsidDel="002E2030">
                <w:delText>interact with</w:delText>
              </w:r>
            </w:del>
          </w:ins>
          <w:ins w:id="353" w:author="Roger Haydock" w:date="2024-03-12T12:41:00Z">
            <w:r w:rsidR="002E2030">
              <w:t>represent their</w:t>
            </w:r>
          </w:ins>
          <w:ins w:id="354" w:author="Damien Riehl" w:date="2024-03-07T18:01:00Z">
            <w:r>
              <w:t xml:space="preserve"> clients.</w:t>
            </w:r>
          </w:ins>
          <w:ins w:id="355" w:author="Damien Riehl" w:date="2024-03-07T18:21:00Z">
            <w:r w:rsidR="00EC19CE">
              <w:t xml:space="preserve"> </w:t>
            </w:r>
          </w:ins>
          <w:ins w:id="356" w:author="Roger Haydock" w:date="2024-06-10T19:38:00Z">
            <w:r w:rsidR="007D4B64">
              <w:t>When used properly and responsibly, AI can b</w:t>
            </w:r>
          </w:ins>
          <w:ins w:id="357" w:author="Roger Haydock" w:date="2024-06-10T19:39:00Z">
            <w:r w:rsidR="007D4B64">
              <w:t xml:space="preserve">e a wise mentor and sage colleague. </w:t>
            </w:r>
          </w:ins>
          <w:ins w:id="358" w:author="Damien Riehl" w:date="2024-03-07T18:21:00Z">
            <w:r w:rsidR="00EC19CE">
              <w:t xml:space="preserve">Throughout this book, we will provide periodic reminders of how </w:t>
            </w:r>
          </w:ins>
          <w:ins w:id="359" w:author="Roger Haydock" w:date="2024-04-19T10:44:00Z">
            <w:r w:rsidR="00A51DA2">
              <w:t>these platforms</w:t>
            </w:r>
          </w:ins>
          <w:ins w:id="360" w:author="Damien Riehl" w:date="2024-03-07T18:21:00Z">
            <w:del w:id="361" w:author="Roger Haydock" w:date="2024-04-19T10:44:00Z">
              <w:r w:rsidR="00EC19CE" w:rsidDel="00A51DA2">
                <w:delText>GenAI and LLMs</w:delText>
              </w:r>
            </w:del>
            <w:r w:rsidR="00EC19CE">
              <w:t xml:space="preserve"> can help lawyers do their work better, </w:t>
            </w:r>
          </w:ins>
          <w:ins w:id="362" w:author="Damien Riehl" w:date="2024-03-07T18:22:00Z">
            <w:r w:rsidR="00EC19CE">
              <w:t xml:space="preserve">providing </w:t>
            </w:r>
          </w:ins>
          <w:ins w:id="363" w:author="Damien Riehl" w:date="2024-03-07T18:23:00Z">
            <w:r w:rsidR="00EC19CE">
              <w:t xml:space="preserve">even </w:t>
            </w:r>
          </w:ins>
          <w:ins w:id="364" w:author="Damien Riehl" w:date="2024-03-07T18:24:00Z">
            <w:r w:rsidR="00EC19CE">
              <w:t xml:space="preserve">more-useful services to </w:t>
            </w:r>
          </w:ins>
          <w:ins w:id="365" w:author="Damien Riehl" w:date="2024-03-07T18:22:00Z">
            <w:r w:rsidR="00EC19CE">
              <w:t>their clients.</w:t>
            </w:r>
          </w:ins>
          <w:ins w:id="366" w:author="Roger Haydock" w:date="2024-06-10T19:38:00Z">
            <w:r w:rsidR="007D4B64">
              <w:t xml:space="preserve"> </w:t>
            </w:r>
          </w:ins>
        </w:p>
        <w:p w14:paraId="03FFB0A5" w14:textId="77777777" w:rsidR="006221A2" w:rsidRDefault="006221A2">
          <w:pPr>
            <w:pStyle w:val="TextParagraph"/>
            <w:rPr>
              <w:ins w:id="367" w:author="Roger Haydock" w:date="2024-06-04T10:01:00Z"/>
            </w:rPr>
            <w:pPrChange w:id="368" w:author="Damien Riehl" w:date="2024-03-07T18:00:00Z">
              <w:pPr>
                <w:pStyle w:val="Head2"/>
                <w:jc w:val="left"/>
              </w:pPr>
            </w:pPrChange>
          </w:pPr>
        </w:p>
        <w:p w14:paraId="61049697" w14:textId="3319E562" w:rsidR="007A3EF9" w:rsidRPr="007A3EF9" w:rsidRDefault="006221A2" w:rsidP="00EC19CE">
          <w:pPr>
            <w:pStyle w:val="TextParagraph"/>
            <w:rPr>
              <w:ins w:id="369" w:author="Roger Haydock" w:date="2023-10-09T15:04:00Z"/>
            </w:rPr>
          </w:pPr>
          <w:ins w:id="370" w:author="Roger Haydock" w:date="2024-06-04T10:01:00Z">
            <w:r>
              <w:t xml:space="preserve">These AI </w:t>
            </w:r>
          </w:ins>
          <w:ins w:id="371" w:author="Roger Haydock" w:date="2024-06-04T12:38:00Z">
            <w:r w:rsidR="006629A8">
              <w:t>resources</w:t>
            </w:r>
          </w:ins>
          <w:ins w:id="372" w:author="Roger Haydock" w:date="2024-06-04T10:02:00Z">
            <w:r>
              <w:t xml:space="preserve"> and tools cannot and do not re</w:t>
            </w:r>
          </w:ins>
          <w:ins w:id="373" w:author="Roger Haydock" w:date="2024-06-04T10:03:00Z">
            <w:r>
              <w:t xml:space="preserve">place the work and obligations of lawyers </w:t>
            </w:r>
          </w:ins>
          <w:ins w:id="374" w:author="Roger Haydock" w:date="2024-06-17T20:46:00Z">
            <w:r w:rsidR="00F90B0C">
              <w:t>regarding</w:t>
            </w:r>
          </w:ins>
          <w:ins w:id="375" w:author="Roger Haydock" w:date="2024-06-04T10:03:00Z">
            <w:r>
              <w:t xml:space="preserve"> the</w:t>
            </w:r>
          </w:ins>
          <w:ins w:id="376" w:author="Roger Haydock" w:date="2024-06-04T12:38:00Z">
            <w:r w:rsidR="006629A8">
              <w:t>ir</w:t>
            </w:r>
          </w:ins>
          <w:ins w:id="377" w:author="Roger Haydock" w:date="2024-06-04T10:03:00Z">
            <w:r>
              <w:t xml:space="preserve"> </w:t>
            </w:r>
            <w:r w:rsidR="00467849">
              <w:t>advice to clients</w:t>
            </w:r>
          </w:ins>
          <w:ins w:id="378" w:author="Roger Haydock" w:date="2024-06-04T10:04:00Z">
            <w:r w:rsidR="00467849">
              <w:t xml:space="preserve">, the case strategies and tactics selected, and the content and submission of legal documents. </w:t>
            </w:r>
          </w:ins>
          <w:ins w:id="379" w:author="Roger Haydock" w:date="2024-06-04T10:02:00Z">
            <w:r>
              <w:t xml:space="preserve"> </w:t>
            </w:r>
          </w:ins>
          <w:ins w:id="380" w:author="Roger Haydock" w:date="2024-06-04T10:05:00Z">
            <w:r w:rsidR="00467849">
              <w:t xml:space="preserve">Counsel remain ultimately </w:t>
            </w:r>
          </w:ins>
          <w:ins w:id="381" w:author="Roger Haydock" w:date="2024-06-04T10:06:00Z">
            <w:r w:rsidR="00467849">
              <w:t>responsible</w:t>
            </w:r>
          </w:ins>
          <w:ins w:id="382" w:author="Roger Haydock" w:date="2024-06-04T10:07:00Z">
            <w:r w:rsidR="00467849">
              <w:t xml:space="preserve"> for everything that is done. Lawyers need to review all AI </w:t>
            </w:r>
          </w:ins>
          <w:ins w:id="383" w:author="Roger Haydock" w:date="2024-06-04T10:08:00Z">
            <w:r w:rsidR="00467849">
              <w:t xml:space="preserve">work to ensure </w:t>
            </w:r>
          </w:ins>
          <w:ins w:id="384" w:author="Roger Haydock" w:date="2024-06-04T10:11:00Z">
            <w:r w:rsidR="00467849">
              <w:t xml:space="preserve">it is accurate and reliable and </w:t>
            </w:r>
          </w:ins>
          <w:ins w:id="385" w:author="Roger Haydock" w:date="2024-06-04T10:08:00Z">
            <w:r w:rsidR="00467849">
              <w:t xml:space="preserve">that it meets all professional and ethical </w:t>
            </w:r>
          </w:ins>
          <w:ins w:id="386" w:author="Roger Haydock" w:date="2024-06-04T10:09:00Z">
            <w:r w:rsidR="00467849">
              <w:t xml:space="preserve">standards. </w:t>
            </w:r>
          </w:ins>
          <w:ins w:id="387" w:author="Roger Haydock" w:date="2024-06-04T10:08:00Z">
            <w:r w:rsidR="00467849">
              <w:t xml:space="preserve"> </w:t>
            </w:r>
          </w:ins>
          <w:ins w:id="388" w:author="Roger Haydock" w:date="2024-06-26T15:06:00Z">
            <w:r w:rsidR="00A927D7">
              <w:t>Review the Preface.</w:t>
            </w:r>
          </w:ins>
        </w:p>
        <w:p w14:paraId="56400C81" w14:textId="7F5163A7" w:rsidR="00347B7C" w:rsidDel="007A3EF9" w:rsidRDefault="00AD211D">
          <w:pPr>
            <w:pStyle w:val="TextParagraph"/>
            <w:jc w:val="left"/>
            <w:rPr>
              <w:moveFrom w:id="389" w:author="Roger Haydock" w:date="2023-10-09T15:02:00Z"/>
            </w:rPr>
            <w:pPrChange w:id="390" w:author="Roger Haydock" w:date="2023-10-09T15:04:00Z">
              <w:pPr>
                <w:pStyle w:val="TextParagraph"/>
              </w:pPr>
            </w:pPrChange>
          </w:pPr>
          <w:ins w:id="391" w:author="Roger Haydock" w:date="2023-10-09T15:08:00Z">
            <w:r>
              <w:t xml:space="preserve">      </w:t>
            </w:r>
          </w:ins>
          <w:ins w:id="392" w:author="Roger Haydock" w:date="2023-10-09T15:09:00Z">
            <w:r>
              <w:t xml:space="preserve">       </w:t>
            </w:r>
          </w:ins>
          <w:moveFromRangeStart w:id="393" w:author="Roger Haydock" w:date="2023-10-09T15:02:00Z" w:name="move147756177"/>
          <w:moveFrom w:id="394" w:author="Roger Haydock" w:date="2023-10-09T15:02:00Z">
            <w:r w:rsidR="00D750D6" w:rsidDel="007A3EF9">
              <w:t>As you read and analyze the textual materials and examples in this book and other resources, you will become knowledgeable, curious, wiser, surprised, pleased, and perhaps shocked. Not everything in the real world of advocacy will conform to your expectations and your experiences with the adversary process, the legal profession, and our system of justice. We present the way things are, the way we believe them to be, and the way they should be. Your task as an advocate is to coalesce all this, for yourself and your clients and for fact finders and decision makers.</w:t>
            </w:r>
          </w:moveFrom>
        </w:p>
        <w:p w14:paraId="2A1CB761" w14:textId="5E88AA34" w:rsidR="00D750D6" w:rsidRPr="00132992" w:rsidRDefault="00AD211D">
          <w:pPr>
            <w:pStyle w:val="Head2"/>
            <w:jc w:val="left"/>
            <w:pPrChange w:id="395" w:author="Roger Haydock" w:date="2023-10-09T15:04:00Z">
              <w:pPr>
                <w:pStyle w:val="Head2"/>
              </w:pPr>
            </w:pPrChange>
          </w:pPr>
          <w:bookmarkStart w:id="396" w:name="_Toc417727270"/>
          <w:bookmarkStart w:id="397" w:name="_Toc26779140"/>
          <w:bookmarkStart w:id="398" w:name="_Toc36111274"/>
          <w:moveFromRangeEnd w:id="393"/>
          <w:ins w:id="399" w:author="Roger Haydock" w:date="2023-10-09T15:08:00Z">
            <w:r>
              <w:t>D</w:t>
            </w:r>
          </w:ins>
          <w:del w:id="400" w:author="Roger Haydock" w:date="2023-10-09T15:08:00Z">
            <w:r w:rsidR="00D750D6" w:rsidRPr="00132992" w:rsidDel="00AD211D">
              <w:delText>C</w:delText>
            </w:r>
          </w:del>
          <w:r w:rsidR="00D750D6" w:rsidRPr="00132992">
            <w:t>.</w:t>
          </w:r>
          <w:ins w:id="401" w:author="Roger Haydock" w:date="2023-10-09T15:09:00Z">
            <w:r>
              <w:t xml:space="preserve"> </w:t>
            </w:r>
          </w:ins>
          <w:del w:id="402" w:author="Roger Haydock" w:date="2023-10-09T15:09:00Z">
            <w:r w:rsidR="00D750D6" w:rsidRPr="00132992" w:rsidDel="00AD211D">
              <w:tab/>
            </w:r>
          </w:del>
          <w:r w:rsidR="00132992" w:rsidRPr="00132992">
            <w:t xml:space="preserve">Forthcoming </w:t>
          </w:r>
          <w:r w:rsidR="00D750D6" w:rsidRPr="00132992">
            <w:t>Advocacy Services</w:t>
          </w:r>
          <w:bookmarkEnd w:id="396"/>
          <w:bookmarkEnd w:id="397"/>
          <w:bookmarkEnd w:id="398"/>
        </w:p>
        <w:p w14:paraId="2AB3CF65" w14:textId="77777777" w:rsidR="00D750D6" w:rsidRDefault="00D750D6" w:rsidP="00D750D6">
          <w:pPr>
            <w:pStyle w:val="TextParagraph"/>
          </w:pPr>
          <w:r>
            <w:t xml:space="preserve">Evolutionary changes in advocacy forums provide new and innovative approaches to dispute resolution. Some types of cases are being handled </w:t>
          </w:r>
          <w:r>
            <w:lastRenderedPageBreak/>
            <w:t>through virtual hearings (interactive video motions) and online exchanges of evidence and decisions (domain name dispute resolutions). Other innovative methods are forthcoming that provide fair and affordable justice, as discussed in later sections of this book.</w:t>
          </w:r>
        </w:p>
        <w:p w14:paraId="6B9FB59E" w14:textId="77777777" w:rsidR="005F53B2" w:rsidRDefault="00D750D6" w:rsidP="00D750D6">
          <w:pPr>
            <w:pStyle w:val="TextParagraph"/>
          </w:pPr>
          <w:r>
            <w:t xml:space="preserve">Our traditional notions of justice view dispute resolution as an event that occurs in a place, such as a courthouse or a hearing room. Another view is that dispute resolution is a </w:t>
          </w:r>
          <w:r w:rsidRPr="00E0592E">
            <w:rPr>
              <w:i/>
            </w:rPr>
            <w:t>service</w:t>
          </w:r>
          <w:r>
            <w:rPr>
              <w:i/>
            </w:rPr>
            <w:t>—</w:t>
          </w:r>
          <w:r>
            <w:t>without boundaries. This notion provides additional opportunities for advocacy-trained lawyers to serve clients.</w:t>
          </w:r>
        </w:p>
        <w:p w14:paraId="4F059C02" w14:textId="6479472E" w:rsidR="00D750D6" w:rsidRDefault="00D750D6" w:rsidP="00D750D6">
          <w:pPr>
            <w:pStyle w:val="TextParagraph"/>
          </w:pPr>
          <w:r>
            <w:t>There will always be clients who need a</w:t>
          </w:r>
          <w:r w:rsidR="005C2568">
            <w:t>ttorneys</w:t>
          </w:r>
          <w:r>
            <w:t xml:space="preserve"> to represent them before </w:t>
          </w:r>
          <w:r w:rsidR="00A669EB">
            <w:t>tribunals</w:t>
          </w:r>
          <w:r>
            <w:t xml:space="preserve">. And </w:t>
          </w:r>
          <w:del w:id="403" w:author="Roger Haydock" w:date="2024-03-12T14:12:00Z">
            <w:r w:rsidDel="00BA46A6">
              <w:delText>consequently</w:delText>
            </w:r>
          </w:del>
          <w:ins w:id="404" w:author="Roger Haydock" w:date="2024-03-12T14:12:00Z">
            <w:r w:rsidR="00BA46A6">
              <w:t>consequently,</w:t>
            </w:r>
          </w:ins>
          <w:r>
            <w:t xml:space="preserve"> there will be a need for professional advocates to present their cases before judges, arbitrators, administrative hearing officers, and jurors. Further, there will be new and evolving opportunities to offer legal services to clients before, during, and after disputes arise, including the following.</w:t>
          </w:r>
        </w:p>
        <w:p w14:paraId="253ECA40" w14:textId="5339A60F" w:rsidR="00D750D6" w:rsidRDefault="00D750D6" w:rsidP="00D750D6">
          <w:pPr>
            <w:pStyle w:val="TextParagraph"/>
          </w:pPr>
          <w:r>
            <w:rPr>
              <w:i/>
            </w:rPr>
            <w:t xml:space="preserve">Wise counselor. </w:t>
          </w:r>
          <w:r>
            <w:t>The value added benefits that advocates can provide their clients are their insights, acumen, and judgment. Clients look to us for legal wisdom. There are no better client resources than knowledgeable and astute trial advocates.</w:t>
          </w:r>
        </w:p>
        <w:p w14:paraId="74E1C4B3" w14:textId="5553CB7E" w:rsidR="00D750D6" w:rsidRDefault="00D750D6" w:rsidP="00D750D6">
          <w:pPr>
            <w:pStyle w:val="TextParagraph"/>
          </w:pPr>
          <w:r>
            <w:rPr>
              <w:i/>
            </w:rPr>
            <w:t>Risk manager</w:t>
          </w:r>
          <w:r w:rsidRPr="00EB0086">
            <w:rPr>
              <w:i/>
            </w:rPr>
            <w:t>.</w:t>
          </w:r>
          <w:r>
            <w:rPr>
              <w:i/>
            </w:rPr>
            <w:t xml:space="preserve"> </w:t>
          </w:r>
          <w:r>
            <w:t xml:space="preserve">We can help clients avoid legal disputes. </w:t>
          </w:r>
          <w:r w:rsidR="005C2568">
            <w:t>Advocates</w:t>
          </w:r>
          <w:r>
            <w:t xml:space="preserve"> know what</w:t>
          </w:r>
          <w:r w:rsidR="00E770AA">
            <w:t xml:space="preserve"> </w:t>
          </w:r>
          <w:r>
            <w:t>cause</w:t>
          </w:r>
          <w:r w:rsidR="00A669EB">
            <w:t>s</w:t>
          </w:r>
          <w:r>
            <w:t xml:space="preserve"> disputes, </w:t>
          </w:r>
          <w:r w:rsidR="00A669EB">
            <w:t>and may be</w:t>
          </w:r>
          <w:r>
            <w:t xml:space="preserve"> able to predict how and when they may occur. Smart clients may retain us to prevent disputes or reduce the chances they will occur and not just to resolve problems after they arise.</w:t>
          </w:r>
        </w:p>
        <w:p w14:paraId="144403DC" w14:textId="0DE46E39" w:rsidR="00D750D6" w:rsidRDefault="00D750D6" w:rsidP="00D750D6">
          <w:pPr>
            <w:pStyle w:val="TextParagraph"/>
          </w:pPr>
          <w:r>
            <w:rPr>
              <w:i/>
            </w:rPr>
            <w:t xml:space="preserve">Hybrid Professional. </w:t>
          </w:r>
          <w:r w:rsidR="00A669EB">
            <w:rPr>
              <w:iCs/>
            </w:rPr>
            <w:t xml:space="preserve">Many </w:t>
          </w:r>
          <w:r w:rsidR="00A669EB">
            <w:t>a</w:t>
          </w:r>
          <w:r>
            <w:t xml:space="preserve">dvocates have other skill sets to offer clients. They may have expertise in technology, business, accounting, financing, education, engineering, employment, psychology, health care, </w:t>
          </w:r>
          <w:ins w:id="405" w:author="Roger Haydock" w:date="2024-06-17T20:52:00Z">
            <w:r w:rsidR="00F90B0C">
              <w:t xml:space="preserve">artificial intelligence, </w:t>
            </w:r>
          </w:ins>
          <w:r>
            <w:t>or other professions</w:t>
          </w:r>
          <w:ins w:id="406" w:author="Roger Haydock" w:date="2024-06-17T20:53:00Z">
            <w:r w:rsidR="00F90B0C">
              <w:t xml:space="preserve"> </w:t>
            </w:r>
          </w:ins>
          <w:del w:id="407" w:author="Roger Haydock" w:date="2023-10-09T15:10:00Z">
            <w:r w:rsidDel="00AD211D">
              <w:delText xml:space="preserve"> </w:delText>
            </w:r>
          </w:del>
          <w:r>
            <w:t xml:space="preserve">that combined with their knowledge of </w:t>
          </w:r>
          <w:r w:rsidR="00A669EB">
            <w:t>the law</w:t>
          </w:r>
          <w:r>
            <w:t xml:space="preserve"> provide clients with multi-talented advocates.</w:t>
          </w:r>
        </w:p>
        <w:p w14:paraId="1054DA14" w14:textId="784109FA" w:rsidR="00D750D6" w:rsidRPr="009C6925" w:rsidRDefault="00D750D6" w:rsidP="00D750D6">
          <w:pPr>
            <w:pStyle w:val="TextParagraph"/>
          </w:pPr>
          <w:bookmarkStart w:id="408" w:name="Page_BM_6"/>
          <w:bookmarkEnd w:id="408"/>
          <w:r>
            <w:rPr>
              <w:i/>
            </w:rPr>
            <w:t xml:space="preserve">Advocacy Adviser. </w:t>
          </w:r>
          <w:r>
            <w:t xml:space="preserve">Because of the multiple options clients will have regarding pre-dispute, ongoing dispute, and post-dispute choices and decisions, advocates can guide them through these processes. The value of the advocacy adviser is reflected in saving </w:t>
          </w:r>
          <w:del w:id="409" w:author="Roger Haydock" w:date="2024-03-12T14:12:00Z">
            <w:r w:rsidDel="00BA46A6">
              <w:delText>clients</w:delText>
            </w:r>
          </w:del>
          <w:ins w:id="410" w:author="Roger Haydock" w:date="2024-03-12T14:12:00Z">
            <w:r w:rsidR="00BA46A6">
              <w:t>clients</w:t>
            </w:r>
          </w:ins>
          <w:r>
            <w:t xml:space="preserve"> money and time and avoiding worries and disruptions to their business or personal lives.</w:t>
          </w:r>
        </w:p>
        <w:p w14:paraId="2A8C2DD2" w14:textId="77777777" w:rsidR="00347B7C" w:rsidRDefault="00D750D6" w:rsidP="00D750D6">
          <w:pPr>
            <w:pStyle w:val="TextParagraph"/>
          </w:pPr>
          <w:r w:rsidRPr="008C76D9">
            <w:rPr>
              <w:i/>
            </w:rPr>
            <w:t>Project and Process Manager</w:t>
          </w:r>
          <w:r>
            <w:t>. Advocates can readily manage and monitor available dispute resolution procedures. A holistic dispute process can be subdivided into various components with specific tasks performed by a variety of professionals managed by the advocate.</w:t>
          </w:r>
        </w:p>
        <w:p w14:paraId="02951139" w14:textId="53EF967D" w:rsidR="00347B7C" w:rsidRDefault="00D750D6" w:rsidP="00D750D6">
          <w:pPr>
            <w:pStyle w:val="TextParagraph"/>
            <w:rPr>
              <w:ins w:id="411" w:author="Roger Haydock" w:date="2024-03-02T15:14:00Z"/>
            </w:rPr>
          </w:pPr>
          <w:r>
            <w:rPr>
              <w:i/>
            </w:rPr>
            <w:t>Legal Collaborator.</w:t>
          </w:r>
          <w:r>
            <w:t xml:space="preserve"> The migration of legal work from law firms to other legal providers</w:t>
          </w:r>
          <w:r w:rsidR="00E84388">
            <w:t>—</w:t>
          </w:r>
          <w:r>
            <w:t>known as disaggregation</w:t>
          </w:r>
          <w:r w:rsidR="00E84388">
            <w:t>—</w:t>
          </w:r>
          <w:r>
            <w:t xml:space="preserve">will continue to expand. </w:t>
          </w:r>
          <w:r w:rsidR="005C2568">
            <w:t xml:space="preserve">Advocates </w:t>
          </w:r>
          <w:r>
            <w:t xml:space="preserve">will need to work with technologists, administrators, paraprofessionals, and other </w:t>
          </w:r>
          <w:del w:id="412" w:author="Roger Haydock" w:date="2024-03-12T12:59:00Z">
            <w:r w:rsidDel="00B77819">
              <w:delText>specialized experts</w:delText>
            </w:r>
          </w:del>
          <w:ins w:id="413" w:author="Roger Haydock" w:date="2024-03-12T12:59:00Z">
            <w:r w:rsidR="00B77819">
              <w:t>specialists</w:t>
            </w:r>
          </w:ins>
          <w:r>
            <w:t xml:space="preserve"> to serve their clients</w:t>
          </w:r>
          <w:ins w:id="414" w:author="Roger Haydock" w:date="2024-03-12T12:58:00Z">
            <w:r w:rsidR="00B77819">
              <w:t>, including AI experts</w:t>
            </w:r>
          </w:ins>
          <w:ins w:id="415" w:author="Roger Haydock" w:date="2024-03-12T12:59:00Z">
            <w:r w:rsidR="00B77819">
              <w:t>.</w:t>
            </w:r>
          </w:ins>
          <w:del w:id="416" w:author="Roger Haydock" w:date="2024-03-12T12:58:00Z">
            <w:r w:rsidDel="00B77819">
              <w:delText>.</w:delText>
            </w:r>
          </w:del>
        </w:p>
        <w:p w14:paraId="1151DF40" w14:textId="2F8DC8D6" w:rsidR="005D1E45" w:rsidRPr="00B45CE5" w:rsidRDefault="005D1E45">
          <w:pPr>
            <w:ind w:firstLine="432"/>
            <w:jc w:val="both"/>
            <w:rPr>
              <w:szCs w:val="21"/>
            </w:rPr>
            <w:pPrChange w:id="417" w:author="Roger Haydock" w:date="2024-03-12T12:57:00Z">
              <w:pPr>
                <w:pStyle w:val="TextParagraph"/>
              </w:pPr>
            </w:pPrChange>
          </w:pPr>
          <w:ins w:id="418" w:author="Roger Haydock" w:date="2024-03-02T15:14:00Z">
            <w:r w:rsidRPr="00510ACF">
              <w:rPr>
                <w:rFonts w:ascii="Century Schoolbook" w:hAnsi="Century Schoolbook"/>
                <w:i/>
                <w:iCs/>
                <w:sz w:val="21"/>
                <w:szCs w:val="21"/>
                <w:rPrChange w:id="419" w:author="Roger Haydock" w:date="2024-03-12T12:54:00Z">
                  <w:rPr>
                    <w:i/>
                    <w:iCs/>
                  </w:rPr>
                </w:rPrChange>
              </w:rPr>
              <w:lastRenderedPageBreak/>
              <w:t>Prompt Engineer.</w:t>
            </w:r>
          </w:ins>
          <w:ins w:id="420" w:author="Roger Haydock" w:date="2024-03-02T15:15:00Z">
            <w:r w:rsidRPr="00510ACF">
              <w:rPr>
                <w:rFonts w:ascii="Century Schoolbook" w:hAnsi="Century Schoolbook"/>
                <w:i/>
                <w:iCs/>
                <w:sz w:val="21"/>
                <w:szCs w:val="21"/>
                <w:rPrChange w:id="421" w:author="Roger Haydock" w:date="2024-03-12T12:54:00Z">
                  <w:rPr>
                    <w:i/>
                    <w:iCs/>
                  </w:rPr>
                </w:rPrChange>
              </w:rPr>
              <w:t xml:space="preserve"> </w:t>
            </w:r>
          </w:ins>
          <w:ins w:id="422" w:author="Damien Riehl" w:date="2024-03-07T18:24:00Z">
            <w:del w:id="423" w:author="Roger Haydock" w:date="2024-03-12T12:47:00Z">
              <w:r w:rsidR="00EC19CE" w:rsidRPr="00510ACF" w:rsidDel="00CA0754">
                <w:rPr>
                  <w:rFonts w:ascii="Century Schoolbook" w:hAnsi="Century Schoolbook"/>
                  <w:sz w:val="21"/>
                  <w:szCs w:val="21"/>
                  <w:rPrChange w:id="424" w:author="Roger Haydock" w:date="2024-03-12T12:54:00Z">
                    <w:rPr/>
                  </w:rPrChange>
                </w:rPr>
                <w:delText xml:space="preserve">At this writing, </w:delText>
              </w:r>
            </w:del>
            <w:del w:id="425" w:author="Roger Haydock" w:date="2024-03-12T12:48:00Z">
              <w:r w:rsidR="00EC19CE" w:rsidRPr="00510ACF" w:rsidDel="00CA0754">
                <w:rPr>
                  <w:rFonts w:ascii="Century Schoolbook" w:hAnsi="Century Schoolbook"/>
                  <w:sz w:val="21"/>
                  <w:szCs w:val="21"/>
                  <w:rPrChange w:id="426" w:author="Roger Haydock" w:date="2024-03-12T12:54:00Z">
                    <w:rPr/>
                  </w:rPrChange>
                </w:rPr>
                <w:delText>t</w:delText>
              </w:r>
            </w:del>
            <w:del w:id="427" w:author="Roger Haydock" w:date="2024-06-26T15:39:00Z">
              <w:r w:rsidR="00EC19CE" w:rsidRPr="00510ACF" w:rsidDel="00295A55">
                <w:rPr>
                  <w:rFonts w:ascii="Century Schoolbook" w:hAnsi="Century Schoolbook"/>
                  <w:sz w:val="21"/>
                  <w:szCs w:val="21"/>
                  <w:rPrChange w:id="428" w:author="Roger Haydock" w:date="2024-03-12T12:54:00Z">
                    <w:rPr/>
                  </w:rPrChange>
                </w:rPr>
                <w:delText xml:space="preserve">here </w:delText>
              </w:r>
            </w:del>
            <w:del w:id="429" w:author="Roger Haydock" w:date="2024-03-12T12:48:00Z">
              <w:r w:rsidR="00EC19CE" w:rsidRPr="00510ACF" w:rsidDel="00CA0754">
                <w:rPr>
                  <w:rFonts w:ascii="Century Schoolbook" w:hAnsi="Century Schoolbook"/>
                  <w:sz w:val="21"/>
                  <w:szCs w:val="21"/>
                  <w:rPrChange w:id="430" w:author="Roger Haydock" w:date="2024-03-12T12:54:00Z">
                    <w:rPr/>
                  </w:rPrChange>
                </w:rPr>
                <w:delText>is some</w:delText>
              </w:r>
            </w:del>
          </w:ins>
          <w:ins w:id="431" w:author="Roger Haydock" w:date="2024-06-26T15:40:00Z">
            <w:r w:rsidR="00295A55">
              <w:rPr>
                <w:rFonts w:ascii="Century Schoolbook" w:hAnsi="Century Schoolbook"/>
                <w:sz w:val="21"/>
                <w:szCs w:val="21"/>
              </w:rPr>
              <w:t>Various views</w:t>
            </w:r>
          </w:ins>
          <w:ins w:id="432" w:author="Damien Riehl" w:date="2024-03-07T18:24:00Z">
            <w:del w:id="433" w:author="Roger Haydock" w:date="2024-06-26T15:40:00Z">
              <w:r w:rsidR="00EC19CE" w:rsidRPr="00510ACF" w:rsidDel="00295A55">
                <w:rPr>
                  <w:rFonts w:ascii="Century Schoolbook" w:hAnsi="Century Schoolbook"/>
                  <w:sz w:val="21"/>
                  <w:szCs w:val="21"/>
                  <w:rPrChange w:id="434" w:author="Roger Haydock" w:date="2024-03-12T12:54:00Z">
                    <w:rPr/>
                  </w:rPrChange>
                </w:rPr>
                <w:delText xml:space="preserve"> discussion</w:delText>
              </w:r>
            </w:del>
            <w:r w:rsidR="00EC19CE" w:rsidRPr="00510ACF">
              <w:rPr>
                <w:rFonts w:ascii="Century Schoolbook" w:hAnsi="Century Schoolbook"/>
                <w:sz w:val="21"/>
                <w:szCs w:val="21"/>
                <w:rPrChange w:id="435" w:author="Roger Haydock" w:date="2024-03-12T12:54:00Z">
                  <w:rPr/>
                </w:rPrChange>
              </w:rPr>
              <w:t xml:space="preserve"> </w:t>
            </w:r>
          </w:ins>
          <w:ins w:id="436" w:author="Roger Haydock" w:date="2024-06-26T15:39:00Z">
            <w:r w:rsidR="00295A55">
              <w:rPr>
                <w:rFonts w:ascii="Century Schoolbook" w:hAnsi="Century Schoolbook"/>
                <w:sz w:val="21"/>
                <w:szCs w:val="21"/>
              </w:rPr>
              <w:t xml:space="preserve">consider </w:t>
            </w:r>
          </w:ins>
          <w:ins w:id="437" w:author="Damien Riehl" w:date="2024-03-07T18:24:00Z">
            <w:del w:id="438" w:author="Roger Haydock" w:date="2024-03-12T12:55:00Z">
              <w:r w:rsidR="00EC19CE" w:rsidRPr="00510ACF" w:rsidDel="00510ACF">
                <w:rPr>
                  <w:rFonts w:ascii="Century Schoolbook" w:hAnsi="Century Schoolbook"/>
                  <w:sz w:val="21"/>
                  <w:szCs w:val="21"/>
                  <w:rPrChange w:id="439" w:author="Roger Haydock" w:date="2024-03-12T12:54:00Z">
                    <w:rPr/>
                  </w:rPrChange>
                </w:rPr>
                <w:delText xml:space="preserve">as to </w:delText>
              </w:r>
            </w:del>
            <w:r w:rsidR="00EC19CE" w:rsidRPr="00510ACF">
              <w:rPr>
                <w:rFonts w:ascii="Century Schoolbook" w:hAnsi="Century Schoolbook"/>
                <w:sz w:val="21"/>
                <w:szCs w:val="21"/>
                <w:rPrChange w:id="440" w:author="Roger Haydock" w:date="2024-03-12T12:54:00Z">
                  <w:rPr/>
                </w:rPrChange>
              </w:rPr>
              <w:t xml:space="preserve">whether an AI prompt </w:t>
            </w:r>
          </w:ins>
          <w:ins w:id="441" w:author="Damien Riehl" w:date="2024-03-07T18:25:00Z">
            <w:r w:rsidR="00EC19CE" w:rsidRPr="00510ACF">
              <w:rPr>
                <w:rFonts w:ascii="Century Schoolbook" w:hAnsi="Century Schoolbook"/>
                <w:sz w:val="21"/>
                <w:szCs w:val="21"/>
                <w:rPrChange w:id="442" w:author="Roger Haydock" w:date="2024-03-12T12:54:00Z">
                  <w:rPr/>
                </w:rPrChange>
              </w:rPr>
              <w:t>engineer might be a</w:t>
            </w:r>
          </w:ins>
          <w:ins w:id="443" w:author="Roger Haydock" w:date="2024-03-12T12:56:00Z">
            <w:r w:rsidR="00510ACF">
              <w:rPr>
                <w:rFonts w:ascii="Century Schoolbook" w:hAnsi="Century Schoolbook"/>
                <w:sz w:val="21"/>
                <w:szCs w:val="21"/>
              </w:rPr>
              <w:t xml:space="preserve"> </w:t>
            </w:r>
          </w:ins>
          <w:ins w:id="444" w:author="Damien Riehl" w:date="2024-03-07T18:25:00Z">
            <w:del w:id="445" w:author="Roger Haydock" w:date="2024-03-12T12:56:00Z">
              <w:r w:rsidR="00EC19CE" w:rsidRPr="00510ACF" w:rsidDel="00510ACF">
                <w:rPr>
                  <w:rFonts w:ascii="Century Schoolbook" w:hAnsi="Century Schoolbook"/>
                  <w:sz w:val="21"/>
                  <w:szCs w:val="21"/>
                  <w:rPrChange w:id="446" w:author="Roger Haydock" w:date="2024-03-12T12:54:00Z">
                    <w:rPr/>
                  </w:rPrChange>
                </w:rPr>
                <w:delText xml:space="preserve"> </w:delText>
              </w:r>
            </w:del>
            <w:r w:rsidR="00EC19CE" w:rsidRPr="00510ACF">
              <w:rPr>
                <w:rFonts w:ascii="Century Schoolbook" w:hAnsi="Century Schoolbook"/>
                <w:sz w:val="21"/>
                <w:szCs w:val="21"/>
                <w:rPrChange w:id="447" w:author="Roger Haydock" w:date="2024-03-12T12:54:00Z">
                  <w:rPr/>
                </w:rPrChange>
              </w:rPr>
              <w:t>career path</w:t>
            </w:r>
          </w:ins>
          <w:ins w:id="448" w:author="Roger Haydock" w:date="2024-03-12T12:56:00Z">
            <w:r w:rsidR="00510ACF">
              <w:rPr>
                <w:rFonts w:ascii="Century Schoolbook" w:hAnsi="Century Schoolbook"/>
                <w:sz w:val="21"/>
                <w:szCs w:val="21"/>
              </w:rPr>
              <w:t xml:space="preserve"> for </w:t>
            </w:r>
          </w:ins>
          <w:ins w:id="449" w:author="Roger Haydock" w:date="2024-03-12T12:57:00Z">
            <w:r w:rsidR="00510ACF">
              <w:rPr>
                <w:rFonts w:ascii="Century Schoolbook" w:hAnsi="Century Schoolbook"/>
                <w:sz w:val="21"/>
                <w:szCs w:val="21"/>
              </w:rPr>
              <w:t xml:space="preserve">a </w:t>
            </w:r>
          </w:ins>
          <w:ins w:id="450" w:author="Roger Haydock" w:date="2024-03-12T12:56:00Z">
            <w:r w:rsidR="00510ACF">
              <w:rPr>
                <w:rFonts w:ascii="Century Schoolbook" w:hAnsi="Century Schoolbook"/>
                <w:sz w:val="21"/>
                <w:szCs w:val="21"/>
              </w:rPr>
              <w:t xml:space="preserve">law </w:t>
            </w:r>
          </w:ins>
          <w:ins w:id="451" w:author="Roger Haydock" w:date="2024-03-12T12:59:00Z">
            <w:r w:rsidR="00B77819">
              <w:rPr>
                <w:rFonts w:ascii="Century Schoolbook" w:hAnsi="Century Schoolbook"/>
                <w:sz w:val="21"/>
                <w:szCs w:val="21"/>
              </w:rPr>
              <w:t>graduate</w:t>
            </w:r>
          </w:ins>
          <w:ins w:id="452" w:author="Damien Riehl" w:date="2024-03-07T18:25:00Z">
            <w:r w:rsidR="00EC19CE" w:rsidRPr="00510ACF">
              <w:rPr>
                <w:rFonts w:ascii="Century Schoolbook" w:hAnsi="Century Schoolbook"/>
                <w:sz w:val="21"/>
                <w:szCs w:val="21"/>
                <w:rPrChange w:id="453" w:author="Roger Haydock" w:date="2024-03-12T12:54:00Z">
                  <w:rPr/>
                </w:rPrChange>
              </w:rPr>
              <w:t xml:space="preserve">. </w:t>
            </w:r>
          </w:ins>
          <w:ins w:id="454" w:author="Roger Haydock" w:date="2024-03-12T12:54:00Z">
            <w:r w:rsidR="00510ACF" w:rsidRPr="00510ACF">
              <w:rPr>
                <w:rFonts w:ascii="Century Schoolbook" w:hAnsi="Century Schoolbook" w:cs="Arial"/>
                <w:color w:val="202124"/>
                <w:sz w:val="21"/>
                <w:szCs w:val="21"/>
                <w:shd w:val="clear" w:color="auto" w:fill="FFFFFF"/>
              </w:rPr>
              <w:t xml:space="preserve">A </w:t>
            </w:r>
          </w:ins>
          <w:ins w:id="455" w:author="Roger Haydock" w:date="2024-03-12T12:55:00Z">
            <w:r w:rsidR="00510ACF">
              <w:rPr>
                <w:rFonts w:ascii="Century Schoolbook" w:hAnsi="Century Schoolbook" w:cs="Arial"/>
                <w:color w:val="202124"/>
                <w:sz w:val="21"/>
                <w:szCs w:val="21"/>
                <w:shd w:val="clear" w:color="auto" w:fill="FFFFFF"/>
              </w:rPr>
              <w:t>p</w:t>
            </w:r>
          </w:ins>
          <w:ins w:id="456" w:author="Roger Haydock" w:date="2024-03-12T12:54:00Z">
            <w:r w:rsidR="00510ACF" w:rsidRPr="00510ACF">
              <w:rPr>
                <w:rFonts w:ascii="Century Schoolbook" w:hAnsi="Century Schoolbook" w:cs="Arial"/>
                <w:color w:val="202124"/>
                <w:sz w:val="21"/>
                <w:szCs w:val="21"/>
                <w:shd w:val="clear" w:color="auto" w:fill="FFFFFF"/>
              </w:rPr>
              <w:t xml:space="preserve">rompt </w:t>
            </w:r>
          </w:ins>
          <w:ins w:id="457" w:author="Roger Haydock" w:date="2024-03-12T12:55:00Z">
            <w:r w:rsidR="00510ACF">
              <w:rPr>
                <w:rFonts w:ascii="Century Schoolbook" w:hAnsi="Century Schoolbook" w:cs="Arial"/>
                <w:color w:val="202124"/>
                <w:sz w:val="21"/>
                <w:szCs w:val="21"/>
                <w:shd w:val="clear" w:color="auto" w:fill="FFFFFF"/>
              </w:rPr>
              <w:t>e</w:t>
            </w:r>
          </w:ins>
          <w:ins w:id="458" w:author="Roger Haydock" w:date="2024-03-12T12:54:00Z">
            <w:r w:rsidR="00510ACF" w:rsidRPr="00510ACF">
              <w:rPr>
                <w:rFonts w:ascii="Century Schoolbook" w:hAnsi="Century Schoolbook" w:cs="Arial"/>
                <w:color w:val="202124"/>
                <w:sz w:val="21"/>
                <w:szCs w:val="21"/>
                <w:shd w:val="clear" w:color="auto" w:fill="FFFFFF"/>
              </w:rPr>
              <w:t xml:space="preserve">ngineer provides relevant questions and instructions to guide Gen AI </w:t>
            </w:r>
          </w:ins>
          <w:ins w:id="459" w:author="Roger Haydock" w:date="2024-04-19T10:45:00Z">
            <w:r w:rsidR="00A51DA2">
              <w:rPr>
                <w:rFonts w:ascii="Century Schoolbook" w:hAnsi="Century Schoolbook" w:cs="Arial"/>
                <w:color w:val="202124"/>
                <w:sz w:val="21"/>
                <w:szCs w:val="21"/>
                <w:shd w:val="clear" w:color="auto" w:fill="FFFFFF"/>
              </w:rPr>
              <w:t xml:space="preserve">and LLMs </w:t>
            </w:r>
          </w:ins>
          <w:ins w:id="460" w:author="Roger Haydock" w:date="2024-03-12T12:54:00Z">
            <w:r w:rsidR="00510ACF" w:rsidRPr="00510ACF">
              <w:rPr>
                <w:rFonts w:ascii="Century Schoolbook" w:hAnsi="Century Schoolbook" w:cs="Arial"/>
                <w:color w:val="202124"/>
                <w:sz w:val="21"/>
                <w:szCs w:val="21"/>
                <w:shd w:val="clear" w:color="auto" w:fill="FFFFFF"/>
              </w:rPr>
              <w:t xml:space="preserve">to generate desired outputs and outcomes. </w:t>
            </w:r>
          </w:ins>
          <w:ins w:id="461" w:author="Damien Riehl" w:date="2024-03-07T18:25:00Z">
            <w:r w:rsidR="00EC19CE" w:rsidRPr="00510ACF">
              <w:rPr>
                <w:rFonts w:ascii="Century Schoolbook" w:hAnsi="Century Schoolbook"/>
                <w:sz w:val="21"/>
                <w:szCs w:val="21"/>
                <w:rPrChange w:id="462" w:author="Roger Haydock" w:date="2024-03-12T12:54:00Z">
                  <w:rPr/>
                </w:rPrChange>
              </w:rPr>
              <w:t xml:space="preserve">Some contend that just as lawyers find it helpful to </w:t>
            </w:r>
            <w:del w:id="463" w:author="Roger Haydock" w:date="2024-06-17T20:54:00Z">
              <w:r w:rsidR="00EC19CE" w:rsidRPr="00510ACF" w:rsidDel="00F90B0C">
                <w:rPr>
                  <w:rFonts w:ascii="Century Schoolbook" w:hAnsi="Century Schoolbook"/>
                  <w:sz w:val="21"/>
                  <w:szCs w:val="21"/>
                  <w:rPrChange w:id="464" w:author="Roger Haydock" w:date="2024-03-12T12:54:00Z">
                    <w:rPr/>
                  </w:rPrChange>
                </w:rPr>
                <w:delText>learn to</w:delText>
              </w:r>
            </w:del>
          </w:ins>
          <w:ins w:id="465" w:author="Roger Haydock" w:date="2024-06-17T20:54:00Z">
            <w:r w:rsidR="00F90B0C">
              <w:rPr>
                <w:rFonts w:ascii="Century Schoolbook" w:hAnsi="Century Schoolbook"/>
                <w:sz w:val="21"/>
                <w:szCs w:val="21"/>
              </w:rPr>
              <w:t>understand</w:t>
            </w:r>
          </w:ins>
          <w:ins w:id="466" w:author="Damien Riehl" w:date="2024-03-07T18:25:00Z">
            <w:r w:rsidR="00EC19CE" w:rsidRPr="00510ACF">
              <w:rPr>
                <w:rFonts w:ascii="Century Schoolbook" w:hAnsi="Century Schoolbook"/>
                <w:sz w:val="21"/>
                <w:szCs w:val="21"/>
                <w:rPrChange w:id="467" w:author="Roger Haydock" w:date="2024-03-12T12:54:00Z">
                  <w:rPr/>
                </w:rPrChange>
              </w:rPr>
              <w:t xml:space="preserve"> code, lawyers should also be prompt engineers. Others contend that the legal tools will be so good that prompt engineering will be limited to toolmakers, not </w:t>
            </w:r>
          </w:ins>
          <w:ins w:id="468" w:author="Roger Haydock" w:date="2024-04-19T10:45:00Z">
            <w:r w:rsidR="00A51DA2">
              <w:rPr>
                <w:rFonts w:ascii="Century Schoolbook" w:hAnsi="Century Schoolbook"/>
                <w:sz w:val="21"/>
                <w:szCs w:val="21"/>
              </w:rPr>
              <w:t>law trained</w:t>
            </w:r>
          </w:ins>
          <w:ins w:id="469" w:author="Roger Haydock" w:date="2024-04-19T10:46:00Z">
            <w:r w:rsidR="00A51DA2">
              <w:rPr>
                <w:rFonts w:ascii="Century Schoolbook" w:hAnsi="Century Schoolbook"/>
                <w:sz w:val="21"/>
                <w:szCs w:val="21"/>
              </w:rPr>
              <w:t xml:space="preserve"> graduates</w:t>
            </w:r>
          </w:ins>
          <w:ins w:id="470" w:author="Damien Riehl" w:date="2024-03-07T18:25:00Z">
            <w:del w:id="471" w:author="Roger Haydock" w:date="2024-04-19T10:45:00Z">
              <w:r w:rsidR="00EC19CE" w:rsidRPr="00510ACF" w:rsidDel="00A51DA2">
                <w:rPr>
                  <w:rFonts w:ascii="Century Schoolbook" w:hAnsi="Century Schoolbook"/>
                  <w:sz w:val="21"/>
                  <w:szCs w:val="21"/>
                  <w:rPrChange w:id="472" w:author="Roger Haydock" w:date="2024-03-12T12:54:00Z">
                    <w:rPr/>
                  </w:rPrChange>
                </w:rPr>
                <w:delText>pract</w:delText>
              </w:r>
            </w:del>
          </w:ins>
          <w:ins w:id="473" w:author="Damien Riehl" w:date="2024-03-07T18:26:00Z">
            <w:del w:id="474" w:author="Roger Haydock" w:date="2024-04-19T10:45:00Z">
              <w:r w:rsidR="00EC19CE" w:rsidRPr="00510ACF" w:rsidDel="00A51DA2">
                <w:rPr>
                  <w:rFonts w:ascii="Century Schoolbook" w:hAnsi="Century Schoolbook"/>
                  <w:sz w:val="21"/>
                  <w:szCs w:val="21"/>
                  <w:rPrChange w:id="475" w:author="Roger Haydock" w:date="2024-03-12T12:54:00Z">
                    <w:rPr/>
                  </w:rPrChange>
                </w:rPr>
                <w:delText>icing</w:delText>
              </w:r>
            </w:del>
            <w:del w:id="476" w:author="Roger Haydock" w:date="2024-04-19T10:46:00Z">
              <w:r w:rsidR="00EC19CE" w:rsidRPr="00510ACF" w:rsidDel="00A51DA2">
                <w:rPr>
                  <w:rFonts w:ascii="Century Schoolbook" w:hAnsi="Century Schoolbook"/>
                  <w:sz w:val="21"/>
                  <w:szCs w:val="21"/>
                  <w:rPrChange w:id="477" w:author="Roger Haydock" w:date="2024-03-12T12:54:00Z">
                    <w:rPr/>
                  </w:rPrChange>
                </w:rPr>
                <w:delText xml:space="preserve"> lawyers</w:delText>
              </w:r>
            </w:del>
            <w:r w:rsidR="00EC19CE" w:rsidRPr="00510ACF">
              <w:rPr>
                <w:rFonts w:ascii="Century Schoolbook" w:hAnsi="Century Schoolbook"/>
                <w:sz w:val="21"/>
                <w:szCs w:val="21"/>
                <w:rPrChange w:id="478" w:author="Roger Haydock" w:date="2024-03-12T12:54:00Z">
                  <w:rPr/>
                </w:rPrChange>
              </w:rPr>
              <w:t xml:space="preserve"> </w:t>
            </w:r>
            <w:del w:id="479" w:author="Roger Haydock" w:date="2024-06-04T14:09:00Z">
              <w:r w:rsidR="00EC19CE" w:rsidRPr="00510ACF" w:rsidDel="00EC5C77">
                <w:rPr>
                  <w:rFonts w:ascii="Century Schoolbook" w:hAnsi="Century Schoolbook"/>
                  <w:sz w:val="21"/>
                  <w:szCs w:val="21"/>
                  <w:rPrChange w:id="480" w:author="Roger Haydock" w:date="2024-03-12T12:54:00Z">
                    <w:rPr/>
                  </w:rPrChange>
                </w:rPr>
                <w:delText>(</w:delText>
              </w:r>
            </w:del>
            <w:r w:rsidR="00EC19CE" w:rsidRPr="00510ACF">
              <w:rPr>
                <w:rFonts w:ascii="Century Schoolbook" w:hAnsi="Century Schoolbook"/>
                <w:sz w:val="21"/>
                <w:szCs w:val="21"/>
                <w:rPrChange w:id="481" w:author="Roger Haydock" w:date="2024-03-12T12:54:00Z">
                  <w:rPr/>
                </w:rPrChange>
              </w:rPr>
              <w:t>who use the tool</w:t>
            </w:r>
          </w:ins>
          <w:ins w:id="482" w:author="Roger Haydock" w:date="2024-06-04T14:09:00Z">
            <w:r w:rsidR="00EC5C77">
              <w:rPr>
                <w:rFonts w:ascii="Century Schoolbook" w:hAnsi="Century Schoolbook"/>
                <w:sz w:val="21"/>
                <w:szCs w:val="21"/>
              </w:rPr>
              <w:t>s</w:t>
            </w:r>
          </w:ins>
          <w:ins w:id="483" w:author="Damien Riehl" w:date="2024-03-07T18:26:00Z">
            <w:del w:id="484" w:author="Roger Haydock" w:date="2024-06-04T14:09:00Z">
              <w:r w:rsidR="00EC19CE" w:rsidRPr="00510ACF" w:rsidDel="00EC5C77">
                <w:rPr>
                  <w:rFonts w:ascii="Century Schoolbook" w:hAnsi="Century Schoolbook"/>
                  <w:sz w:val="21"/>
                  <w:szCs w:val="21"/>
                  <w:rPrChange w:id="485" w:author="Roger Haydock" w:date="2024-03-12T12:54:00Z">
                    <w:rPr/>
                  </w:rPrChange>
                </w:rPr>
                <w:delText>s)</w:delText>
              </w:r>
            </w:del>
            <w:r w:rsidR="00EC19CE" w:rsidRPr="00510ACF">
              <w:rPr>
                <w:rFonts w:ascii="Century Schoolbook" w:hAnsi="Century Schoolbook"/>
                <w:sz w:val="21"/>
                <w:szCs w:val="21"/>
                <w:rPrChange w:id="486" w:author="Roger Haydock" w:date="2024-03-12T12:54:00Z">
                  <w:rPr/>
                </w:rPrChange>
              </w:rPr>
              <w:t xml:space="preserve">. </w:t>
            </w:r>
          </w:ins>
          <w:ins w:id="487" w:author="Roger Haydock" w:date="2024-04-19T10:47:00Z">
            <w:r w:rsidR="00A51DA2">
              <w:rPr>
                <w:rFonts w:ascii="Century Schoolbook" w:hAnsi="Century Schoolbook"/>
                <w:sz w:val="21"/>
                <w:szCs w:val="21"/>
              </w:rPr>
              <w:t xml:space="preserve">It may well be useful to </w:t>
            </w:r>
          </w:ins>
          <w:ins w:id="488" w:author="Roger Haydock" w:date="2024-06-04T10:15:00Z">
            <w:r w:rsidR="0061680B">
              <w:rPr>
                <w:rFonts w:ascii="Century Schoolbook" w:hAnsi="Century Schoolbook"/>
                <w:sz w:val="21"/>
                <w:szCs w:val="21"/>
              </w:rPr>
              <w:t xml:space="preserve">become proficient with AI or </w:t>
            </w:r>
          </w:ins>
          <w:ins w:id="489" w:author="Roger Haydock" w:date="2024-06-04T10:16:00Z">
            <w:r w:rsidR="0061680B">
              <w:rPr>
                <w:rFonts w:ascii="Century Schoolbook" w:hAnsi="Century Schoolbook"/>
                <w:sz w:val="21"/>
                <w:szCs w:val="21"/>
              </w:rPr>
              <w:t xml:space="preserve">to </w:t>
            </w:r>
          </w:ins>
          <w:ins w:id="490" w:author="Roger Haydock" w:date="2024-04-19T10:47:00Z">
            <w:r w:rsidR="00A51DA2">
              <w:rPr>
                <w:rFonts w:ascii="Century Schoolbook" w:hAnsi="Century Schoolbook"/>
                <w:sz w:val="21"/>
                <w:szCs w:val="21"/>
              </w:rPr>
              <w:t xml:space="preserve">have a legal background as a prompt </w:t>
            </w:r>
          </w:ins>
          <w:ins w:id="491" w:author="Roger Haydock" w:date="2024-06-26T15:07:00Z">
            <w:r w:rsidR="00A927D7">
              <w:rPr>
                <w:rFonts w:ascii="Century Schoolbook" w:hAnsi="Century Schoolbook"/>
                <w:sz w:val="21"/>
                <w:szCs w:val="21"/>
              </w:rPr>
              <w:t xml:space="preserve">law </w:t>
            </w:r>
          </w:ins>
          <w:ins w:id="492" w:author="Roger Haydock" w:date="2024-04-19T10:47:00Z">
            <w:r w:rsidR="00A51DA2">
              <w:rPr>
                <w:rFonts w:ascii="Century Schoolbook" w:hAnsi="Century Schoolbook"/>
                <w:sz w:val="21"/>
                <w:szCs w:val="21"/>
              </w:rPr>
              <w:t>engineer</w:t>
            </w:r>
          </w:ins>
          <w:ins w:id="493" w:author="Roger Haydock" w:date="2024-06-04T10:16:00Z">
            <w:r w:rsidR="0061680B">
              <w:rPr>
                <w:rFonts w:ascii="Century Schoolbook" w:hAnsi="Century Schoolbook"/>
                <w:sz w:val="21"/>
                <w:szCs w:val="21"/>
              </w:rPr>
              <w:t>.</w:t>
            </w:r>
          </w:ins>
          <w:ins w:id="494" w:author="Roger Haydock" w:date="2024-06-04T10:15:00Z">
            <w:r w:rsidR="0061680B">
              <w:rPr>
                <w:rFonts w:ascii="Century Schoolbook" w:hAnsi="Century Schoolbook"/>
                <w:sz w:val="21"/>
                <w:szCs w:val="21"/>
              </w:rPr>
              <w:t xml:space="preserve"> </w:t>
            </w:r>
          </w:ins>
          <w:ins w:id="495" w:author="Damien Riehl" w:date="2024-03-07T18:26:00Z">
            <w:del w:id="496" w:author="Roger Haydock" w:date="2024-04-19T10:46:00Z">
              <w:r w:rsidR="00EC19CE" w:rsidRPr="00510ACF" w:rsidDel="00A51DA2">
                <w:rPr>
                  <w:rFonts w:ascii="Century Schoolbook" w:hAnsi="Century Schoolbook"/>
                  <w:sz w:val="21"/>
                  <w:szCs w:val="21"/>
                  <w:rPrChange w:id="497" w:author="Roger Haydock" w:date="2024-03-12T12:54:00Z">
                    <w:rPr/>
                  </w:rPrChange>
                </w:rPr>
                <w:delText>We</w:delText>
              </w:r>
            </w:del>
            <w:del w:id="498" w:author="Roger Haydock" w:date="2024-03-12T12:56:00Z">
              <w:r w:rsidR="00EC19CE" w:rsidRPr="00510ACF" w:rsidDel="00510ACF">
                <w:rPr>
                  <w:rFonts w:ascii="Century Schoolbook" w:hAnsi="Century Schoolbook"/>
                  <w:sz w:val="21"/>
                  <w:szCs w:val="21"/>
                  <w:rPrChange w:id="499" w:author="Roger Haydock" w:date="2024-03-12T12:54:00Z">
                    <w:rPr/>
                  </w:rPrChange>
                </w:rPr>
                <w:delText xml:space="preserve"> will</w:delText>
              </w:r>
            </w:del>
            <w:del w:id="500" w:author="Roger Haydock" w:date="2024-04-19T10:46:00Z">
              <w:r w:rsidR="00EC19CE" w:rsidRPr="00510ACF" w:rsidDel="00A51DA2">
                <w:rPr>
                  <w:rFonts w:ascii="Century Schoolbook" w:hAnsi="Century Schoolbook"/>
                  <w:sz w:val="21"/>
                  <w:szCs w:val="21"/>
                  <w:rPrChange w:id="501" w:author="Roger Haydock" w:date="2024-03-12T12:54:00Z">
                    <w:rPr/>
                  </w:rPrChange>
                </w:rPr>
                <w:delText xml:space="preserve"> reserve judgment on that debate until this book’s next edition.</w:delText>
              </w:r>
            </w:del>
          </w:ins>
        </w:p>
        <w:p w14:paraId="5AA29240" w14:textId="0B40788C" w:rsidR="00347B7C" w:rsidRDefault="00D750D6" w:rsidP="00D750D6">
          <w:pPr>
            <w:pStyle w:val="TextParagraph"/>
          </w:pPr>
          <w:r w:rsidRPr="00132992">
            <w:rPr>
              <w:i/>
            </w:rPr>
            <w:t>Global Supervisor</w:t>
          </w:r>
          <w:r w:rsidR="00347B7C">
            <w:rPr>
              <w:i/>
            </w:rPr>
            <w:t xml:space="preserve">. </w:t>
          </w:r>
          <w:r>
            <w:t xml:space="preserve">Clients have interests that span countries and governments and involve ethnic and cultural diversities. </w:t>
          </w:r>
          <w:r w:rsidR="005C2568">
            <w:t>A</w:t>
          </w:r>
          <w:r>
            <w:t>dvocates will represent these expanded international interests and be versed and experienced in diverse geographical and geopolitical matters.</w:t>
          </w:r>
        </w:p>
        <w:p w14:paraId="4E07E693" w14:textId="155CE025" w:rsidR="00D750D6" w:rsidRDefault="00D750D6" w:rsidP="00D750D6">
          <w:pPr>
            <w:pStyle w:val="TextParagraph"/>
          </w:pPr>
          <w:r>
            <w:rPr>
              <w:i/>
            </w:rPr>
            <w:t xml:space="preserve">Online Dispute Expert. </w:t>
          </w:r>
          <w:r>
            <w:t xml:space="preserve">Dispute resolution services will continue to evolve beyond physical locations, </w:t>
          </w:r>
          <w:r w:rsidR="00A669EB">
            <w:t>digital</w:t>
          </w:r>
          <w:r>
            <w:t xml:space="preserve"> hearings, video conferences,</w:t>
          </w:r>
          <w:r w:rsidR="00E770AA">
            <w:t xml:space="preserve"> </w:t>
          </w:r>
          <w:r>
            <w:t xml:space="preserve">online submissions, and cyber proceedings. See </w:t>
          </w:r>
          <w:del w:id="502" w:author="Roger Haydock" w:date="2024-06-04T10:50:00Z">
            <w:r w:rsidDel="002637B6">
              <w:delText xml:space="preserve">Section </w:delText>
            </w:r>
          </w:del>
          <w:ins w:id="503" w:author="Roger Haydock" w:date="2024-06-04T10:50:00Z">
            <w:r w:rsidR="002637B6">
              <w:t xml:space="preserve">§ </w:t>
            </w:r>
          </w:ins>
          <w:r>
            <w:t>1.3(D).</w:t>
          </w:r>
          <w:r w:rsidR="00A669EB">
            <w:t xml:space="preserve"> The ongoing development of computer software and hardware may create cybernetic service locations for hearings and trials.</w:t>
          </w:r>
        </w:p>
        <w:p w14:paraId="56AAF4E2" w14:textId="4A8B0BEB" w:rsidR="00D750D6" w:rsidRDefault="00D750D6" w:rsidP="00766513">
          <w:pPr>
            <w:pStyle w:val="Head1Ch1"/>
          </w:pPr>
          <w:bookmarkStart w:id="504" w:name="_Toc417727272"/>
          <w:bookmarkStart w:id="505" w:name="_Toc417728660"/>
          <w:bookmarkStart w:id="506" w:name="_Toc26779141"/>
          <w:bookmarkStart w:id="507" w:name="_Toc36111039"/>
          <w:bookmarkStart w:id="508" w:name="_Toc36111275"/>
          <w:r>
            <w:t>The Advocate</w:t>
          </w:r>
          <w:bookmarkEnd w:id="504"/>
          <w:bookmarkEnd w:id="505"/>
          <w:bookmarkEnd w:id="506"/>
          <w:bookmarkEnd w:id="507"/>
          <w:bookmarkEnd w:id="508"/>
        </w:p>
        <w:p w14:paraId="7781775C" w14:textId="77777777" w:rsidR="00D750D6" w:rsidRDefault="00D750D6" w:rsidP="00D750D6">
          <w:pPr>
            <w:pStyle w:val="Head2"/>
          </w:pPr>
          <w:bookmarkStart w:id="509" w:name="_Toc417727273"/>
          <w:bookmarkStart w:id="510" w:name="_Toc26779142"/>
          <w:bookmarkStart w:id="511" w:name="_Toc36111276"/>
          <w:r>
            <w:t>A.</w:t>
          </w:r>
          <w:r>
            <w:tab/>
            <w:t>The Goal of the Advocate</w:t>
          </w:r>
          <w:bookmarkEnd w:id="509"/>
          <w:bookmarkEnd w:id="510"/>
          <w:bookmarkEnd w:id="511"/>
        </w:p>
        <w:p w14:paraId="3CCD0EE4" w14:textId="5A2C98A9" w:rsidR="00D750D6" w:rsidRDefault="00362F12" w:rsidP="00D750D6">
          <w:pPr>
            <w:pStyle w:val="TextParagraph"/>
          </w:pPr>
          <w:ins w:id="512" w:author="Roger Haydock" w:date="2023-10-09T16:01:00Z">
            <w:r>
              <w:t>Our</w:t>
            </w:r>
          </w:ins>
          <w:del w:id="513" w:author="Roger Haydock" w:date="2023-10-09T16:01:00Z">
            <w:r w:rsidR="00D750D6" w:rsidDel="00362F12">
              <w:delText>The</w:delText>
            </w:r>
          </w:del>
          <w:r w:rsidR="00D750D6">
            <w:t xml:space="preserve"> goal is to win. This objective is the aspiration of</w:t>
          </w:r>
          <w:del w:id="514" w:author="Roger Haydock" w:date="2023-10-09T16:02:00Z">
            <w:r w:rsidR="00D750D6" w:rsidDel="00362F12">
              <w:delText xml:space="preserve"> every</w:delText>
            </w:r>
          </w:del>
          <w:r w:rsidR="00D750D6">
            <w:t xml:space="preserve"> advocate</w:t>
          </w:r>
          <w:ins w:id="515" w:author="Roger Haydock" w:date="2023-10-09T16:02:00Z">
            <w:r>
              <w:t>s</w:t>
            </w:r>
          </w:ins>
          <w:r w:rsidR="00D750D6">
            <w:t>. A case is tried because other alternative efforts at resolving the dispute—negotiation</w:t>
          </w:r>
          <w:ins w:id="516" w:author="Roger Haydock" w:date="2024-06-17T21:19:00Z">
            <w:r w:rsidR="000A2BF9">
              <w:t>, bargaining,</w:t>
            </w:r>
          </w:ins>
          <w:r w:rsidR="00D750D6">
            <w:t xml:space="preserve"> and mediation—have been unsuccessful. The client anticipates victory, and counsel must make every reasonable effort to succeed. However, this goal of winning must be kept in perspective, for this end does not justify all means: ethical rules and norms must be maintained.</w:t>
          </w:r>
        </w:p>
        <w:p w14:paraId="21C10E15" w14:textId="35D96E66" w:rsidR="00D750D6" w:rsidRDefault="00D750D6" w:rsidP="00D750D6">
          <w:pPr>
            <w:pStyle w:val="TextParagraph"/>
          </w:pPr>
          <w:r>
            <w:t xml:space="preserve">The advocate uses all reasonable approaches to present a case to secure a favorable outcome. This all-out effort is governed by rules, ethics, and common sense. A process that involves unreasonable approaches </w:t>
          </w:r>
          <w:r w:rsidR="00A669EB">
            <w:t xml:space="preserve">or acrimonious relations </w:t>
          </w:r>
          <w:r>
            <w:t>does not serve the interests of the client or the system of justice. The effective advocate must be determined, persistent, and compassionate.</w:t>
          </w:r>
        </w:p>
        <w:p w14:paraId="0645F986" w14:textId="77777777" w:rsidR="00D750D6" w:rsidRDefault="00D750D6" w:rsidP="00D750D6">
          <w:pPr>
            <w:pStyle w:val="Head2"/>
          </w:pPr>
          <w:bookmarkStart w:id="517" w:name="_Toc417727274"/>
          <w:bookmarkStart w:id="518" w:name="_Toc26779143"/>
          <w:bookmarkStart w:id="519" w:name="_Toc36111277"/>
          <w:r>
            <w:t>B.</w:t>
          </w:r>
          <w:r>
            <w:tab/>
            <w:t>Roles of Advocates</w:t>
          </w:r>
          <w:bookmarkEnd w:id="517"/>
          <w:bookmarkEnd w:id="518"/>
          <w:bookmarkEnd w:id="519"/>
        </w:p>
        <w:p w14:paraId="59F7A0A0" w14:textId="77777777" w:rsidR="005F53B2" w:rsidRDefault="00D750D6" w:rsidP="00D750D6">
          <w:pPr>
            <w:pStyle w:val="TextParagraph"/>
          </w:pPr>
          <w:r>
            <w:t xml:space="preserve">The most </w:t>
          </w:r>
          <w:r w:rsidR="00A669EB">
            <w:t>recognizable</w:t>
          </w:r>
          <w:r>
            <w:t xml:space="preserve"> role of an advocate is to prepare and present the best possible case for a client. Another major role is as a risk assessor and dispute manager. Lawyers who are not advocates have </w:t>
          </w:r>
          <w:r w:rsidR="00A669EB">
            <w:t>related</w:t>
          </w:r>
          <w:r>
            <w:t xml:space="preserve"> roles</w:t>
          </w:r>
          <w:r w:rsidR="00347B7C">
            <w:t xml:space="preserve">. </w:t>
          </w:r>
          <w:r>
            <w:t xml:space="preserve">Corporate in-house lawyers, transaction attorneys, legal professionals, and of counsel consultants advise clients about prospective legal risks. They </w:t>
          </w:r>
          <w:r>
            <w:lastRenderedPageBreak/>
            <w:t>often consult with advocates to determine the prospects for potential disputes, and they also frequently manage advocates.</w:t>
          </w:r>
        </w:p>
        <w:p w14:paraId="45823E81" w14:textId="6907593E" w:rsidR="00D750D6" w:rsidRDefault="00A669EB" w:rsidP="00D750D6">
          <w:pPr>
            <w:pStyle w:val="TextParagraph"/>
          </w:pPr>
          <w:r>
            <w:t>Advocates perform a variety of specific tasks and roles:</w:t>
          </w:r>
        </w:p>
        <w:p w14:paraId="30A4B6E0" w14:textId="77777777" w:rsidR="00D750D6" w:rsidRDefault="00D750D6" w:rsidP="00CB2A18">
          <w:pPr>
            <w:pStyle w:val="TextFlush"/>
            <w:numPr>
              <w:ilvl w:val="0"/>
              <w:numId w:val="20"/>
            </w:numPr>
            <w:ind w:left="864" w:right="432" w:hanging="432"/>
          </w:pPr>
          <w:r>
            <w:t>A legal analyst who assists parties in preventing disputes,</w:t>
          </w:r>
        </w:p>
        <w:p w14:paraId="3A088B50" w14:textId="77777777" w:rsidR="00D750D6" w:rsidRDefault="00D750D6" w:rsidP="00CB2A18">
          <w:pPr>
            <w:pStyle w:val="TextFlush"/>
            <w:numPr>
              <w:ilvl w:val="0"/>
              <w:numId w:val="20"/>
            </w:numPr>
            <w:ind w:left="864" w:right="432" w:hanging="432"/>
          </w:pPr>
          <w:r>
            <w:t>A learned counselor who provides sound advice to clients,</w:t>
          </w:r>
        </w:p>
        <w:p w14:paraId="74D55107" w14:textId="77777777" w:rsidR="00D750D6" w:rsidRDefault="00D750D6" w:rsidP="00CB2A18">
          <w:pPr>
            <w:pStyle w:val="TextFlush"/>
            <w:numPr>
              <w:ilvl w:val="0"/>
              <w:numId w:val="20"/>
            </w:numPr>
            <w:ind w:left="864" w:right="432" w:hanging="432"/>
          </w:pPr>
          <w:r>
            <w:t>An officer of the court who follows ethical norms,</w:t>
          </w:r>
        </w:p>
        <w:p w14:paraId="369278FF" w14:textId="77777777" w:rsidR="00D750D6" w:rsidRPr="00212E71" w:rsidRDefault="00D750D6" w:rsidP="00CB2A18">
          <w:pPr>
            <w:pStyle w:val="TextFlush"/>
            <w:numPr>
              <w:ilvl w:val="0"/>
              <w:numId w:val="20"/>
            </w:numPr>
            <w:ind w:left="864" w:right="432" w:hanging="432"/>
          </w:pPr>
          <w:r>
            <w:t>An investigator who gathers and preserves information,</w:t>
          </w:r>
        </w:p>
        <w:p w14:paraId="2C38A76E" w14:textId="77777777" w:rsidR="00D750D6" w:rsidRDefault="00D750D6" w:rsidP="00CB2A18">
          <w:pPr>
            <w:pStyle w:val="TextFlush"/>
            <w:numPr>
              <w:ilvl w:val="0"/>
              <w:numId w:val="20"/>
            </w:numPr>
            <w:ind w:left="864" w:right="432" w:hanging="432"/>
          </w:pPr>
          <w:bookmarkStart w:id="520" w:name="Page_BM_7"/>
          <w:bookmarkEnd w:id="520"/>
          <w:r>
            <w:t>A facilitator who promotes alternative resolution methods,</w:t>
          </w:r>
        </w:p>
        <w:p w14:paraId="147BE3CE" w14:textId="77777777" w:rsidR="00D750D6" w:rsidRDefault="00D750D6" w:rsidP="00CB2A18">
          <w:pPr>
            <w:pStyle w:val="TextFlush"/>
            <w:numPr>
              <w:ilvl w:val="0"/>
              <w:numId w:val="20"/>
            </w:numPr>
            <w:ind w:left="864" w:right="432" w:hanging="432"/>
          </w:pPr>
          <w:r>
            <w:t>A negotiator who makes good faith efforts to settle cases,</w:t>
          </w:r>
        </w:p>
        <w:p w14:paraId="6FDF1C31" w14:textId="77777777" w:rsidR="00D750D6" w:rsidRDefault="00D750D6" w:rsidP="00CB2A18">
          <w:pPr>
            <w:pStyle w:val="TextFlush"/>
            <w:numPr>
              <w:ilvl w:val="0"/>
              <w:numId w:val="20"/>
            </w:numPr>
            <w:ind w:left="864" w:right="432" w:hanging="432"/>
          </w:pPr>
          <w:r>
            <w:t>A litigator who drafts pleadings and conducts discovery,</w:t>
          </w:r>
        </w:p>
        <w:p w14:paraId="5D497325" w14:textId="77777777" w:rsidR="00D750D6" w:rsidRDefault="00D750D6" w:rsidP="00CB2A18">
          <w:pPr>
            <w:pStyle w:val="TextFlush"/>
            <w:numPr>
              <w:ilvl w:val="0"/>
              <w:numId w:val="20"/>
            </w:numPr>
            <w:ind w:left="864" w:right="432" w:hanging="432"/>
          </w:pPr>
          <w:r>
            <w:t>A planner who prepares and argues motions,</w:t>
          </w:r>
        </w:p>
        <w:p w14:paraId="65D32948" w14:textId="77777777" w:rsidR="00D750D6" w:rsidRDefault="00D750D6" w:rsidP="00CB2A18">
          <w:pPr>
            <w:pStyle w:val="TextFlush"/>
            <w:numPr>
              <w:ilvl w:val="0"/>
              <w:numId w:val="20"/>
            </w:numPr>
            <w:ind w:left="864" w:right="432" w:hanging="432"/>
          </w:pPr>
          <w:r>
            <w:t>A manager who supervises support and IT staff,</w:t>
          </w:r>
        </w:p>
        <w:p w14:paraId="70E39D00" w14:textId="380064CB" w:rsidR="00D750D6" w:rsidRDefault="00D750D6" w:rsidP="00CB2A18">
          <w:pPr>
            <w:pStyle w:val="TextFlush"/>
            <w:numPr>
              <w:ilvl w:val="0"/>
              <w:numId w:val="20"/>
            </w:numPr>
            <w:ind w:left="864" w:right="432" w:hanging="432"/>
          </w:pPr>
          <w:r>
            <w:t>A collaborator who works with</w:t>
          </w:r>
          <w:del w:id="521" w:author="Roger Haydock" w:date="2024-03-12T13:06:00Z">
            <w:r w:rsidDel="00B0535A">
              <w:delText xml:space="preserve"> other</w:delText>
            </w:r>
          </w:del>
          <w:r>
            <w:t xml:space="preserve"> </w:t>
          </w:r>
          <w:ins w:id="522" w:author="Roger Haydock" w:date="2024-03-12T13:06:00Z">
            <w:r w:rsidR="00B0535A">
              <w:t xml:space="preserve">other </w:t>
            </w:r>
          </w:ins>
          <w:r>
            <w:t>professionals,</w:t>
          </w:r>
        </w:p>
        <w:p w14:paraId="66070088" w14:textId="77777777" w:rsidR="00347B7C" w:rsidRDefault="00D750D6" w:rsidP="00CB2A18">
          <w:pPr>
            <w:pStyle w:val="TextFlush"/>
            <w:numPr>
              <w:ilvl w:val="0"/>
              <w:numId w:val="20"/>
            </w:numPr>
            <w:ind w:left="864" w:right="432" w:hanging="432"/>
          </w:pPr>
          <w:r>
            <w:t>A storyteller who crafts a persuasive, compelling narrative,</w:t>
          </w:r>
        </w:p>
        <w:p w14:paraId="2950D0F9" w14:textId="29D185CE" w:rsidR="00D750D6" w:rsidRDefault="00D750D6" w:rsidP="00CB2A18">
          <w:pPr>
            <w:pStyle w:val="TextFlush"/>
            <w:numPr>
              <w:ilvl w:val="0"/>
              <w:numId w:val="20"/>
            </w:numPr>
            <w:ind w:left="864" w:right="432" w:hanging="432"/>
          </w:pPr>
          <w:r>
            <w:t>An appellate lawyer who brings or defends an appeal, and</w:t>
          </w:r>
        </w:p>
        <w:p w14:paraId="2F04680C" w14:textId="77777777" w:rsidR="00347B7C" w:rsidRDefault="00D750D6" w:rsidP="00CB2A18">
          <w:pPr>
            <w:pStyle w:val="TextParagraph"/>
            <w:numPr>
              <w:ilvl w:val="0"/>
              <w:numId w:val="20"/>
            </w:numPr>
            <w:ind w:left="864" w:right="432" w:hanging="432"/>
          </w:pPr>
          <w:r>
            <w:t>A wise analyst who helps forecast and prevent future disputes.</w:t>
          </w:r>
        </w:p>
        <w:p w14:paraId="359CC94B" w14:textId="3A44AA10" w:rsidR="00D750D6" w:rsidRDefault="00A669EB" w:rsidP="00D750D6">
          <w:pPr>
            <w:pStyle w:val="TextFlush"/>
          </w:pPr>
          <w:r>
            <w:t>An</w:t>
          </w:r>
          <w:r w:rsidR="00D750D6">
            <w:t xml:space="preserve"> advocate may also perform other </w:t>
          </w:r>
          <w:r>
            <w:t xml:space="preserve">analogous </w:t>
          </w:r>
          <w:r w:rsidR="00D750D6">
            <w:t xml:space="preserve">professional </w:t>
          </w:r>
          <w:r>
            <w:t>functions</w:t>
          </w:r>
          <w:r w:rsidR="00D750D6">
            <w:t>:</w:t>
          </w:r>
        </w:p>
        <w:p w14:paraId="5AE3254D" w14:textId="77777777" w:rsidR="00D750D6" w:rsidRDefault="00D750D6" w:rsidP="00CB2A18">
          <w:pPr>
            <w:pStyle w:val="TextFlush"/>
            <w:numPr>
              <w:ilvl w:val="0"/>
              <w:numId w:val="21"/>
            </w:numPr>
            <w:ind w:left="864" w:right="432" w:hanging="432"/>
          </w:pPr>
          <w:r>
            <w:t>An artistic lawyer who is creative and imaginative,</w:t>
          </w:r>
        </w:p>
        <w:p w14:paraId="571AD9C2" w14:textId="62283A30" w:rsidR="00D750D6" w:rsidRDefault="00D750D6" w:rsidP="00CB2A18">
          <w:pPr>
            <w:pStyle w:val="TextFlush"/>
            <w:numPr>
              <w:ilvl w:val="0"/>
              <w:numId w:val="21"/>
            </w:numPr>
            <w:ind w:left="864" w:right="432" w:hanging="432"/>
          </w:pPr>
          <w:r>
            <w:t>A scientific grounded attorney who is rational and logical,</w:t>
          </w:r>
        </w:p>
        <w:p w14:paraId="3C20B8B3" w14:textId="2BB5827B" w:rsidR="00D750D6" w:rsidRPr="0058002C" w:rsidRDefault="00D750D6" w:rsidP="00CB2A18">
          <w:pPr>
            <w:pStyle w:val="TextParagraph"/>
            <w:numPr>
              <w:ilvl w:val="0"/>
              <w:numId w:val="21"/>
            </w:numPr>
            <w:ind w:left="864" w:right="432" w:hanging="432"/>
          </w:pPr>
          <w:r>
            <w:t>A technologist who implements</w:t>
          </w:r>
          <w:del w:id="523" w:author="Roger Haydock" w:date="2023-10-09T16:04:00Z">
            <w:r w:rsidDel="00362F12">
              <w:delText xml:space="preserve"> needed</w:delText>
            </w:r>
          </w:del>
          <w:r>
            <w:t xml:space="preserve"> </w:t>
          </w:r>
          <w:del w:id="524" w:author="Roger Haydock" w:date="2024-06-26T15:08:00Z">
            <w:r w:rsidDel="00553962">
              <w:delText xml:space="preserve">case </w:delText>
            </w:r>
          </w:del>
          <w:ins w:id="525" w:author="Roger Haydock" w:date="2024-03-12T13:06:00Z">
            <w:r w:rsidR="00B0535A">
              <w:t>Gen</w:t>
            </w:r>
          </w:ins>
          <w:ins w:id="526" w:author="Roger Haydock" w:date="2023-10-09T16:03:00Z">
            <w:r w:rsidR="00362F12">
              <w:t xml:space="preserve">AI </w:t>
            </w:r>
          </w:ins>
          <w:ins w:id="527" w:author="Roger Haydock" w:date="2024-06-26T15:08:00Z">
            <w:r w:rsidR="00553962">
              <w:t xml:space="preserve">and LLM </w:t>
            </w:r>
          </w:ins>
          <w:r>
            <w:t>technology,</w:t>
          </w:r>
        </w:p>
        <w:p w14:paraId="4E5A80F8" w14:textId="2040E558" w:rsidR="00D750D6" w:rsidRDefault="00D750D6" w:rsidP="00CB2A18">
          <w:pPr>
            <w:pStyle w:val="TextFlush"/>
            <w:numPr>
              <w:ilvl w:val="0"/>
              <w:numId w:val="21"/>
            </w:numPr>
            <w:ind w:left="864" w:right="432" w:hanging="432"/>
          </w:pPr>
          <w:r>
            <w:t xml:space="preserve">A lawyer psychologist who understands </w:t>
          </w:r>
          <w:r w:rsidR="005C2568">
            <w:t xml:space="preserve">human </w:t>
          </w:r>
          <w:r>
            <w:t>behaviors,</w:t>
          </w:r>
        </w:p>
        <w:p w14:paraId="0112910D" w14:textId="77777777" w:rsidR="00D750D6" w:rsidRDefault="00D750D6" w:rsidP="00CB2A18">
          <w:pPr>
            <w:pStyle w:val="TextFlush"/>
            <w:numPr>
              <w:ilvl w:val="0"/>
              <w:numId w:val="21"/>
            </w:numPr>
            <w:ind w:left="864" w:right="432" w:hanging="432"/>
          </w:pPr>
          <w:r>
            <w:t>A legal historian who recreates time past, and</w:t>
          </w:r>
        </w:p>
        <w:p w14:paraId="405342DD" w14:textId="77777777" w:rsidR="00D750D6" w:rsidRDefault="00D750D6" w:rsidP="00CB2A18">
          <w:pPr>
            <w:pStyle w:val="TextFlush"/>
            <w:numPr>
              <w:ilvl w:val="0"/>
              <w:numId w:val="21"/>
            </w:numPr>
            <w:ind w:left="864" w:right="432" w:hanging="432"/>
          </w:pPr>
          <w:r>
            <w:t>An advocacy director who directs a dispute resolution play where the court or hearing room is the theater, the witnesses are actors, the exhibits are props, and the decision maker is the audience.</w:t>
          </w:r>
        </w:p>
        <w:p w14:paraId="5538F964" w14:textId="77777777" w:rsidR="00D750D6" w:rsidRDefault="00D750D6" w:rsidP="00D750D6">
          <w:pPr>
            <w:pStyle w:val="Head2"/>
          </w:pPr>
          <w:bookmarkStart w:id="528" w:name="_Toc417727275"/>
          <w:bookmarkStart w:id="529" w:name="_Toc26779144"/>
          <w:bookmarkStart w:id="530" w:name="_Toc36111278"/>
          <w:r>
            <w:t>C.</w:t>
          </w:r>
          <w:r>
            <w:tab/>
            <w:t>Character Traits</w:t>
          </w:r>
          <w:bookmarkEnd w:id="528"/>
          <w:bookmarkEnd w:id="529"/>
          <w:bookmarkEnd w:id="530"/>
        </w:p>
        <w:p w14:paraId="43403E9A" w14:textId="2B612EA2" w:rsidR="005F53B2" w:rsidRDefault="00D750D6" w:rsidP="00D750D6">
          <w:pPr>
            <w:pStyle w:val="TextParagraph"/>
          </w:pPr>
          <w:r>
            <w:t xml:space="preserve">Our personality and character traits influence our professional approach and behavior. </w:t>
          </w:r>
          <w:r w:rsidR="00A669EB">
            <w:t>E</w:t>
          </w:r>
          <w:r>
            <w:t xml:space="preserve">ffective advocates possess integrity, honesty, fairness, </w:t>
          </w:r>
          <w:r w:rsidR="00A669EB">
            <w:t>compassion</w:t>
          </w:r>
          <w:r>
            <w:t xml:space="preserve">, and respect for others. </w:t>
          </w:r>
          <w:r w:rsidR="00A669EB">
            <w:t>Lawyers who take un</w:t>
          </w:r>
          <w:r w:rsidR="005C2568">
            <w:t>just</w:t>
          </w:r>
          <w:r w:rsidR="00A669EB">
            <w:t xml:space="preserve"> advantage of situations or who are disreputable will not be perceived as honorable or trustworthy.</w:t>
          </w:r>
        </w:p>
        <w:p w14:paraId="488BA3FA" w14:textId="77777777" w:rsidR="005F53B2" w:rsidRDefault="00A669EB" w:rsidP="00D750D6">
          <w:pPr>
            <w:pStyle w:val="TextParagraph"/>
          </w:pPr>
          <w:r>
            <w:lastRenderedPageBreak/>
            <w:t>Clients, attorneys, and d</w:t>
          </w:r>
          <w:r w:rsidR="00D750D6">
            <w:t xml:space="preserve">ecision makers must be able to trust </w:t>
          </w:r>
          <w:r>
            <w:t xml:space="preserve">an </w:t>
          </w:r>
          <w:r w:rsidR="00D750D6">
            <w:t>a</w:t>
          </w:r>
          <w:r>
            <w:t>dvocate</w:t>
          </w:r>
          <w:r w:rsidR="00D750D6">
            <w:t xml:space="preserve">. They rely upon the </w:t>
          </w:r>
          <w:r>
            <w:t>lawyer</w:t>
          </w:r>
          <w:r w:rsidR="00D750D6">
            <w:t xml:space="preserve">’s word and explanations. An untrustworthy </w:t>
          </w:r>
          <w:r>
            <w:t>attorney</w:t>
          </w:r>
          <w:r w:rsidR="00D750D6">
            <w:t xml:space="preserve"> is an ineffective advocate.</w:t>
          </w:r>
        </w:p>
        <w:p w14:paraId="1F63C344" w14:textId="77777777" w:rsidR="005F53B2" w:rsidRDefault="00D750D6" w:rsidP="00D750D6">
          <w:pPr>
            <w:pStyle w:val="TextParagraph"/>
          </w:pPr>
          <w:r>
            <w:t xml:space="preserve">The lawyer must also display a sincere </w:t>
          </w:r>
          <w:r w:rsidR="00A669EB">
            <w:t xml:space="preserve">and genuine </w:t>
          </w:r>
          <w:r>
            <w:t xml:space="preserve">belief in the merits of the client’s case. </w:t>
          </w:r>
          <w:r w:rsidR="00A669EB">
            <w:t xml:space="preserve">Parties expect this of their advocates. </w:t>
          </w:r>
          <w:r>
            <w:t xml:space="preserve">The lack of sincerity may cause decision makers to conclude that the </w:t>
          </w:r>
          <w:r w:rsidR="00A669EB">
            <w:t>attorney</w:t>
          </w:r>
          <w:r>
            <w:t xml:space="preserve"> does not believe in or care about the case.</w:t>
          </w:r>
        </w:p>
        <w:p w14:paraId="35D2A32A" w14:textId="301E8F14" w:rsidR="00D750D6" w:rsidRDefault="00D750D6" w:rsidP="00D750D6">
          <w:pPr>
            <w:pStyle w:val="TextParagraph"/>
          </w:pPr>
          <w:r>
            <w:t xml:space="preserve">Additionally, </w:t>
          </w:r>
          <w:r w:rsidR="00A669EB">
            <w:t>lawyers</w:t>
          </w:r>
          <w:r>
            <w:t xml:space="preserve"> encounter a full range of personality temperaments </w:t>
          </w:r>
          <w:r w:rsidR="00A669EB">
            <w:t>displayed by</w:t>
          </w:r>
          <w:r>
            <w:t xml:space="preserve"> opposing </w:t>
          </w:r>
          <w:r w:rsidR="00A669EB">
            <w:t>counsel</w:t>
          </w:r>
          <w:r>
            <w:t xml:space="preserve">, witnesses, arbitrators, judges, and jurors. These individuals may be courteous or rude, cooperative or hostile, friendly or arrogant, pleasant or intimidating, </w:t>
          </w:r>
          <w:bookmarkStart w:id="531" w:name="Page_BM_8"/>
          <w:bookmarkEnd w:id="531"/>
          <w:r w:rsidR="00A669EB">
            <w:t>dependable</w:t>
          </w:r>
          <w:r>
            <w:t xml:space="preserve"> or un</w:t>
          </w:r>
          <w:r w:rsidR="00A669EB">
            <w:t>reliable</w:t>
          </w:r>
          <w:r>
            <w:t>. The advocate must adopt various approaches to deal with this broad spectrum of personalities.</w:t>
          </w:r>
        </w:p>
        <w:p w14:paraId="6CCA64A3" w14:textId="77777777" w:rsidR="00D750D6" w:rsidRDefault="00D750D6" w:rsidP="00D750D6">
          <w:pPr>
            <w:pStyle w:val="Head2"/>
          </w:pPr>
          <w:bookmarkStart w:id="532" w:name="_Toc417727276"/>
          <w:bookmarkStart w:id="533" w:name="_Toc26779145"/>
          <w:bookmarkStart w:id="534" w:name="_Toc36111279"/>
          <w:r>
            <w:t>D.</w:t>
          </w:r>
          <w:r>
            <w:tab/>
            <w:t>Balanced Approach</w:t>
          </w:r>
          <w:bookmarkEnd w:id="532"/>
          <w:bookmarkEnd w:id="533"/>
          <w:bookmarkEnd w:id="534"/>
        </w:p>
        <w:p w14:paraId="2B83AE03" w14:textId="3AF57DAE" w:rsidR="00D750D6" w:rsidRDefault="00D750D6" w:rsidP="00D750D6">
          <w:pPr>
            <w:pStyle w:val="TextParagraph"/>
          </w:pPr>
          <w:r>
            <w:t xml:space="preserve">Wellness, good health, and self-improvement are essential to the makings of a successful advocate. Attorneys suffer </w:t>
          </w:r>
          <w:r w:rsidR="00A669EB">
            <w:t xml:space="preserve">anxiety and </w:t>
          </w:r>
          <w:r>
            <w:t>stress due to: the pressure to win, unrealistic expectations, fear of failure, in</w:t>
          </w:r>
          <w:r w:rsidR="00A669EB">
            <w:t>adequate</w:t>
          </w:r>
          <w:r>
            <w:t xml:space="preserve"> fee</w:t>
          </w:r>
          <w:r w:rsidR="00A669EB">
            <w:t>s</w:t>
          </w:r>
          <w:r>
            <w:t xml:space="preserve">, excessive expenses, </w:t>
          </w:r>
          <w:r w:rsidR="00A669EB">
            <w:t xml:space="preserve">embellished </w:t>
          </w:r>
          <w:r>
            <w:t>ego, tension,</w:t>
          </w:r>
          <w:r w:rsidR="00A669EB">
            <w:t xml:space="preserve"> worries, fatigue,</w:t>
          </w:r>
          <w:r>
            <w:t xml:space="preserve"> peer pressure, neglect of personal and family matters, emotional withdrawal, and preoccupation with a case. </w:t>
          </w:r>
          <w:r w:rsidR="00A669EB">
            <w:t>Lawyers</w:t>
          </w:r>
          <w:r>
            <w:t xml:space="preserve"> may take cases for </w:t>
          </w:r>
          <w:r w:rsidR="00A669EB">
            <w:t xml:space="preserve">professional and </w:t>
          </w:r>
          <w:r>
            <w:t xml:space="preserve">financial rewards </w:t>
          </w:r>
          <w:r w:rsidR="00A669EB">
            <w:t>and</w:t>
          </w:r>
          <w:r>
            <w:t xml:space="preserve"> may also </w:t>
          </w:r>
          <w:r w:rsidR="00A669EB">
            <w:t xml:space="preserve">accept </w:t>
          </w:r>
          <w:r>
            <w:t xml:space="preserve">them to work with a specific client, obtain publicity, achieve fame, </w:t>
          </w:r>
          <w:r w:rsidR="00A669EB">
            <w:t xml:space="preserve">surmount a challenge, </w:t>
          </w:r>
          <w:r>
            <w:t>satisfy a legal fantasy, change the law, protect a client’s rights, or promote justice.</w:t>
          </w:r>
        </w:p>
        <w:p w14:paraId="75B77909" w14:textId="4ECDBE57" w:rsidR="00D750D6" w:rsidRDefault="00D750D6" w:rsidP="00D750D6">
          <w:pPr>
            <w:pStyle w:val="TextParagraph"/>
          </w:pPr>
          <w:r>
            <w:t xml:space="preserve">A number of </w:t>
          </w:r>
          <w:ins w:id="535" w:author="Roger Haydock" w:date="2023-10-09T16:05:00Z">
            <w:r w:rsidR="00362F12">
              <w:t xml:space="preserve">effective </w:t>
            </w:r>
          </w:ins>
          <w:r>
            <w:t xml:space="preserve">ways advocates can deal with stress </w:t>
          </w:r>
          <w:r w:rsidR="00A669EB">
            <w:t>and anxiety while</w:t>
          </w:r>
          <w:r>
            <w:t xml:space="preserve"> maintain</w:t>
          </w:r>
          <w:r w:rsidR="00A669EB">
            <w:t>ing</w:t>
          </w:r>
          <w:r>
            <w:t xml:space="preserve"> a balanced life include:</w:t>
          </w:r>
        </w:p>
        <w:p w14:paraId="1AAB4735" w14:textId="77777777" w:rsidR="00D750D6" w:rsidRDefault="00D750D6" w:rsidP="00CB2A18">
          <w:pPr>
            <w:pStyle w:val="TextFlush"/>
            <w:numPr>
              <w:ilvl w:val="0"/>
              <w:numId w:val="22"/>
            </w:numPr>
            <w:ind w:left="864" w:right="432" w:hanging="432"/>
          </w:pPr>
          <w:r>
            <w:t>Before accepting a case, reflect on the reasons why you are taking the case and your expectations.</w:t>
          </w:r>
        </w:p>
        <w:p w14:paraId="37D77653" w14:textId="77777777" w:rsidR="00D750D6" w:rsidRDefault="00D750D6" w:rsidP="00CB2A18">
          <w:pPr>
            <w:pStyle w:val="TextFlush"/>
            <w:numPr>
              <w:ilvl w:val="0"/>
              <w:numId w:val="22"/>
            </w:numPr>
            <w:ind w:left="864" w:right="432" w:hanging="432"/>
          </w:pPr>
          <w:r>
            <w:t>Maintain a proper relationship with the client. Involve the client in making decisions and avoid being too controlling.</w:t>
          </w:r>
        </w:p>
        <w:p w14:paraId="5FE31F39" w14:textId="5DAC61DA" w:rsidR="00D750D6" w:rsidRDefault="00D750D6" w:rsidP="00CB2A18">
          <w:pPr>
            <w:pStyle w:val="TextFlush"/>
            <w:numPr>
              <w:ilvl w:val="0"/>
              <w:numId w:val="22"/>
            </w:numPr>
            <w:ind w:left="864" w:right="432" w:hanging="432"/>
          </w:pPr>
          <w:r>
            <w:t>Do</w:t>
          </w:r>
          <w:r w:rsidR="00A669EB">
            <w:t>n’t</w:t>
          </w:r>
          <w:r>
            <w:t xml:space="preserve"> worry about events or matters that can</w:t>
          </w:r>
          <w:r w:rsidR="00A669EB">
            <w:t>’t</w:t>
          </w:r>
          <w:r>
            <w:t xml:space="preserve"> be altered. Learn to let go and accept what cannot be changed.</w:t>
          </w:r>
        </w:p>
        <w:p w14:paraId="2731BC14" w14:textId="77777777" w:rsidR="00D750D6" w:rsidRDefault="00D750D6" w:rsidP="00CB2A18">
          <w:pPr>
            <w:pStyle w:val="TextFlush"/>
            <w:numPr>
              <w:ilvl w:val="0"/>
              <w:numId w:val="22"/>
            </w:numPr>
            <w:ind w:left="864" w:right="432" w:hanging="432"/>
          </w:pPr>
          <w:r>
            <w:t>Assess your legal fees. You need to be fairly and timely compensated for your work, unless you are working pro bono.</w:t>
          </w:r>
        </w:p>
        <w:p w14:paraId="0B66FC53" w14:textId="3932D059" w:rsidR="00A669EB" w:rsidRPr="009F3241" w:rsidRDefault="00D750D6">
          <w:pPr>
            <w:pStyle w:val="TextFlush"/>
            <w:numPr>
              <w:ilvl w:val="0"/>
              <w:numId w:val="22"/>
            </w:numPr>
            <w:ind w:left="864" w:right="432" w:hanging="432"/>
          </w:pPr>
          <w:r>
            <w:t>Monitor advocacy expenses. Clients are responsible for costs and need to be informed of expenses as the case progresses.</w:t>
          </w:r>
        </w:p>
        <w:p w14:paraId="21EF40F9" w14:textId="2B63AD14" w:rsidR="00A669EB" w:rsidRPr="006C3E6B" w:rsidRDefault="00A669EB" w:rsidP="00990839">
          <w:pPr>
            <w:pStyle w:val="TextHanging"/>
            <w:numPr>
              <w:ilvl w:val="0"/>
              <w:numId w:val="22"/>
            </w:numPr>
            <w:ind w:left="864" w:right="432" w:hanging="432"/>
          </w:pPr>
          <w:r>
            <w:t xml:space="preserve">Acknowledge problems, and seek reasonable </w:t>
          </w:r>
          <w:r w:rsidRPr="00990839">
            <w:t>resolutions</w:t>
          </w:r>
          <w:r>
            <w:t>.</w:t>
          </w:r>
        </w:p>
        <w:p w14:paraId="238FEDFA" w14:textId="77777777" w:rsidR="005F53B2" w:rsidRDefault="00D750D6" w:rsidP="00CB2A18">
          <w:pPr>
            <w:pStyle w:val="TextFlush"/>
            <w:numPr>
              <w:ilvl w:val="0"/>
              <w:numId w:val="22"/>
            </w:numPr>
            <w:ind w:left="864" w:right="432" w:hanging="432"/>
          </w:pPr>
          <w:r>
            <w:t>Expect that relationships with family</w:t>
          </w:r>
          <w:r w:rsidR="00A669EB">
            <w:t xml:space="preserve"> </w:t>
          </w:r>
          <w:r>
            <w:t xml:space="preserve">and </w:t>
          </w:r>
          <w:r w:rsidR="00A669EB">
            <w:t xml:space="preserve">friends </w:t>
          </w:r>
          <w:r>
            <w:t>will be disrupted</w:t>
          </w:r>
          <w:r w:rsidR="00A669EB">
            <w:t xml:space="preserve"> and ameliorate these situations</w:t>
          </w:r>
          <w:r>
            <w:t>.</w:t>
          </w:r>
        </w:p>
        <w:p w14:paraId="151CB8E5" w14:textId="5146C8BD" w:rsidR="00D750D6" w:rsidRDefault="00D750D6" w:rsidP="00CB2A18">
          <w:pPr>
            <w:pStyle w:val="TextFlush"/>
            <w:numPr>
              <w:ilvl w:val="0"/>
              <w:numId w:val="22"/>
            </w:numPr>
            <w:ind w:left="864" w:right="432" w:hanging="432"/>
          </w:pPr>
          <w:r>
            <w:lastRenderedPageBreak/>
            <w:t>Discuss your feelings and attitudes with family members</w:t>
          </w:r>
          <w:r w:rsidR="00A669EB">
            <w:t xml:space="preserve"> and colleagues.</w:t>
          </w:r>
        </w:p>
        <w:p w14:paraId="72A98832" w14:textId="77777777" w:rsidR="005F53B2" w:rsidRDefault="00D750D6" w:rsidP="00CB2A18">
          <w:pPr>
            <w:pStyle w:val="TextFlush"/>
            <w:numPr>
              <w:ilvl w:val="0"/>
              <w:numId w:val="22"/>
            </w:numPr>
            <w:ind w:left="864" w:right="432" w:hanging="432"/>
          </w:pPr>
          <w:r>
            <w:t>Monitor your workload to avoid becoming overw</w:t>
          </w:r>
          <w:r w:rsidR="00A669EB">
            <w:t>helmed</w:t>
          </w:r>
          <w:r>
            <w:t>.</w:t>
          </w:r>
        </w:p>
        <w:p w14:paraId="09EDEF1A" w14:textId="63A95833" w:rsidR="00D750D6" w:rsidRDefault="00D750D6" w:rsidP="00CB2A18">
          <w:pPr>
            <w:pStyle w:val="TextFlush"/>
            <w:numPr>
              <w:ilvl w:val="0"/>
              <w:numId w:val="22"/>
            </w:numPr>
            <w:ind w:left="864" w:right="432" w:hanging="432"/>
            <w:rPr>
              <w:ins w:id="536" w:author="Roger Haydock" w:date="2024-03-12T13:07:00Z"/>
            </w:rPr>
          </w:pPr>
          <w:r>
            <w:t>Delegate responsibilities and tasks</w:t>
          </w:r>
          <w:r w:rsidR="00A669EB">
            <w:t xml:space="preserve">, and don’t </w:t>
          </w:r>
          <w:r>
            <w:t xml:space="preserve">interfere </w:t>
          </w:r>
          <w:r w:rsidR="00A669EB">
            <w:t xml:space="preserve">or second guess </w:t>
          </w:r>
          <w:r>
            <w:t>unnecessarily</w:t>
          </w:r>
          <w:r w:rsidR="00A669EB">
            <w:t>.</w:t>
          </w:r>
        </w:p>
        <w:p w14:paraId="2A17F6EA" w14:textId="7A5FB027" w:rsidR="007D0ED1" w:rsidRPr="007D0ED1" w:rsidRDefault="007D0ED1">
          <w:pPr>
            <w:pStyle w:val="TextParagraph"/>
            <w:numPr>
              <w:ilvl w:val="0"/>
              <w:numId w:val="22"/>
            </w:numPr>
            <w:pPrChange w:id="537" w:author="Roger Haydock" w:date="2024-03-12T13:07:00Z">
              <w:pPr>
                <w:pStyle w:val="TextFlush"/>
                <w:numPr>
                  <w:numId w:val="22"/>
                </w:numPr>
                <w:ind w:left="864" w:right="432" w:hanging="432"/>
              </w:pPr>
            </w:pPrChange>
          </w:pPr>
          <w:ins w:id="538" w:author="Roger Haydock" w:date="2024-03-12T13:08:00Z">
            <w:r>
              <w:t xml:space="preserve">    Consider using other resources, such as </w:t>
            </w:r>
          </w:ins>
          <w:ins w:id="539" w:author="Roger Haydock" w:date="2024-06-04T14:10:00Z">
            <w:r w:rsidR="00EC5C77">
              <w:t xml:space="preserve">GenAI and </w:t>
            </w:r>
          </w:ins>
          <w:commentRangeStart w:id="540"/>
          <w:ins w:id="541" w:author="Roger Haydock" w:date="2024-06-04T10:17:00Z">
            <w:r w:rsidR="0061680B">
              <w:t>LLMs</w:t>
            </w:r>
          </w:ins>
          <w:commentRangeEnd w:id="540"/>
          <w:ins w:id="542" w:author="Roger Haydock" w:date="2024-06-17T21:26:00Z">
            <w:r w:rsidR="000A2BF9">
              <w:rPr>
                <w:rStyle w:val="CommentReference"/>
                <w:rFonts w:ascii="New Century Schoolbook" w:hAnsi="New Century Schoolbook"/>
              </w:rPr>
              <w:commentReference w:id="540"/>
            </w:r>
          </w:ins>
          <w:ins w:id="543" w:author="Roger Haydock" w:date="2024-06-04T10:17:00Z">
            <w:r w:rsidR="0061680B">
              <w:t xml:space="preserve">. </w:t>
            </w:r>
          </w:ins>
        </w:p>
        <w:p w14:paraId="07FA7DFC" w14:textId="77777777" w:rsidR="00D750D6" w:rsidRDefault="00D750D6" w:rsidP="00CB2A18">
          <w:pPr>
            <w:pStyle w:val="TextFlush"/>
            <w:numPr>
              <w:ilvl w:val="0"/>
              <w:numId w:val="22"/>
            </w:numPr>
            <w:ind w:left="864" w:right="432" w:hanging="432"/>
          </w:pPr>
          <w:r>
            <w:t>Exercise your body regularly as well as your mind.</w:t>
          </w:r>
        </w:p>
        <w:p w14:paraId="2FBFCF3D" w14:textId="0464977D" w:rsidR="00D750D6" w:rsidRDefault="00D750D6" w:rsidP="00CB2A18">
          <w:pPr>
            <w:pStyle w:val="TextFlush"/>
            <w:numPr>
              <w:ilvl w:val="0"/>
              <w:numId w:val="22"/>
            </w:numPr>
            <w:ind w:left="864" w:right="432" w:hanging="432"/>
          </w:pPr>
          <w:r>
            <w:t>Avoid alcohol and drugs and other harmful escapes.</w:t>
          </w:r>
        </w:p>
        <w:p w14:paraId="6C7E34D1" w14:textId="77777777" w:rsidR="00D750D6" w:rsidRDefault="00D750D6" w:rsidP="00CB2A18">
          <w:pPr>
            <w:pStyle w:val="TextFlush"/>
            <w:numPr>
              <w:ilvl w:val="0"/>
              <w:numId w:val="22"/>
            </w:numPr>
            <w:ind w:left="864" w:right="432" w:hanging="432"/>
          </w:pPr>
          <w:r>
            <w:t>Afterwards, discuss the case with your client and colleagues.</w:t>
          </w:r>
        </w:p>
        <w:p w14:paraId="40BD3814" w14:textId="77777777" w:rsidR="00D750D6" w:rsidRDefault="00D750D6" w:rsidP="00CB2A18">
          <w:pPr>
            <w:pStyle w:val="TextFlush"/>
            <w:numPr>
              <w:ilvl w:val="0"/>
              <w:numId w:val="22"/>
            </w:numPr>
            <w:ind w:left="864" w:right="432" w:hanging="432"/>
          </w:pPr>
          <w:r>
            <w:t>Celebrate the experience, whether you win or lose.</w:t>
          </w:r>
        </w:p>
        <w:p w14:paraId="7E74DBB3" w14:textId="18A6C9EB" w:rsidR="00A669EB" w:rsidRPr="006C3E6B" w:rsidRDefault="00D750D6" w:rsidP="00A669EB">
          <w:pPr>
            <w:pStyle w:val="TextFlush"/>
            <w:numPr>
              <w:ilvl w:val="0"/>
              <w:numId w:val="22"/>
            </w:numPr>
            <w:ind w:left="864" w:right="432" w:hanging="432"/>
          </w:pPr>
          <w:r>
            <w:t>Take a break and enjoy some rest and relaxation.</w:t>
          </w:r>
        </w:p>
        <w:p w14:paraId="16230AD1" w14:textId="502E65A6" w:rsidR="00D750D6" w:rsidRDefault="00D750D6" w:rsidP="00D750D6">
          <w:pPr>
            <w:pStyle w:val="Head2"/>
          </w:pPr>
          <w:bookmarkStart w:id="544" w:name="Page_BM_9"/>
          <w:bookmarkStart w:id="545" w:name="_Toc417727277"/>
          <w:bookmarkStart w:id="546" w:name="_Toc26779146"/>
          <w:bookmarkStart w:id="547" w:name="_Toc36111280"/>
          <w:bookmarkEnd w:id="544"/>
          <w:r>
            <w:t>E.</w:t>
          </w:r>
          <w:r>
            <w:tab/>
            <w:t>Client Relations</w:t>
          </w:r>
          <w:bookmarkEnd w:id="545"/>
          <w:bookmarkEnd w:id="546"/>
          <w:bookmarkEnd w:id="547"/>
        </w:p>
        <w:p w14:paraId="5962A168" w14:textId="54EDACBF" w:rsidR="00D750D6" w:rsidRDefault="00D750D6" w:rsidP="00D750D6">
          <w:pPr>
            <w:pStyle w:val="TextParagraph"/>
          </w:pPr>
          <w:r>
            <w:t xml:space="preserve">Clients place their legal fate in the hands of advocates. This reliance places enormous responsibility on the </w:t>
          </w:r>
          <w:r w:rsidR="00A669EB">
            <w:t>lawyer</w:t>
          </w:r>
          <w:r>
            <w:t xml:space="preserve"> to justify the client’s trust. The exact relationship between the client and the attorney varies depending upon the needs of the client, the </w:t>
          </w:r>
          <w:r w:rsidR="00A669EB">
            <w:t>party’s</w:t>
          </w:r>
          <w:r>
            <w:t xml:space="preserve"> familiarity with the legal system, and </w:t>
          </w:r>
          <w:r w:rsidR="00A669EB">
            <w:t>mutual</w:t>
          </w:r>
          <w:r>
            <w:t xml:space="preserve"> views of the appropriate relationship. The key to </w:t>
          </w:r>
          <w:r w:rsidR="00A669EB">
            <w:t xml:space="preserve">an </w:t>
          </w:r>
          <w:r>
            <w:t>effective client/a</w:t>
          </w:r>
          <w:r w:rsidR="00A669EB">
            <w:t>dvocate</w:t>
          </w:r>
          <w:r>
            <w:t xml:space="preserve"> relationship is communication and the continuing involvement of the client </w:t>
          </w:r>
          <w:r w:rsidR="00A669EB">
            <w:t>with</w:t>
          </w:r>
          <w:r>
            <w:t xml:space="preserve"> the case.</w:t>
          </w:r>
        </w:p>
        <w:p w14:paraId="6B53024F" w14:textId="3D0907CF" w:rsidR="00347B7C" w:rsidRDefault="00D750D6" w:rsidP="00D750D6">
          <w:pPr>
            <w:pStyle w:val="TextParagraph"/>
          </w:pPr>
          <w:r>
            <w:t>The client and the lawyer in consultation with each other can identify the interests of the client, consider potential ways to compromise or win the dispute, and select a course of action to succeed. Clients may best determine what their needs are with the advice of counsel. The more a decision has a substantial legal or non-legal impact on a client, the more crucial it is to have the client involved in making that decision. The more a decision involves professional expertise and skills, the more likely it is the a</w:t>
          </w:r>
          <w:r w:rsidR="00A669EB">
            <w:t>dvocate</w:t>
          </w:r>
          <w:r>
            <w:t xml:space="preserve"> can wisely make the decision.</w:t>
          </w:r>
        </w:p>
        <w:p w14:paraId="6AB2DA04" w14:textId="5BEAD091" w:rsidR="00347B7C" w:rsidRDefault="00D750D6" w:rsidP="00D750D6">
          <w:pPr>
            <w:pStyle w:val="TextParagraph"/>
          </w:pPr>
          <w:r>
            <w:t xml:space="preserve">Expectations by clients of their lawyers evolve. The more knowledgeable and sophisticated they are, the more demands they may place on their attorneys. In-house counsel, executives with law degrees, and parties with previous experience with litigation may expect high levels of efficiencies, alternative fee arrangements, cooperative relationships, all hopefully leading to </w:t>
          </w:r>
          <w:r w:rsidR="00A669EB">
            <w:t>future</w:t>
          </w:r>
          <w:r>
            <w:t xml:space="preserve"> legal work for reasonable fees.</w:t>
          </w:r>
        </w:p>
        <w:p w14:paraId="6DEEE863" w14:textId="0C3E21F4" w:rsidR="00D750D6" w:rsidRDefault="00D750D6" w:rsidP="00D750D6">
          <w:pPr>
            <w:pStyle w:val="TextParagraph"/>
          </w:pPr>
          <w:r>
            <w:t xml:space="preserve">Clients expect their </w:t>
          </w:r>
          <w:r w:rsidR="00A669EB">
            <w:t>advocates</w:t>
          </w:r>
          <w:r>
            <w:t xml:space="preserve"> to be proficient, skillful, accessible, talented, and reasonably affordable. There can be inherent tensions between what is the best course of action for a client and what is in the best financial interests of a lawyer. Ongoing and open discussions between clients and attorneys regarding these and related issues help create trusting and collaborative relationships.</w:t>
          </w:r>
        </w:p>
        <w:p w14:paraId="01561D46" w14:textId="77777777" w:rsidR="00D750D6" w:rsidRDefault="00D750D6" w:rsidP="00D750D6">
          <w:pPr>
            <w:pStyle w:val="Head2"/>
          </w:pPr>
          <w:bookmarkStart w:id="548" w:name="_Toc417727278"/>
          <w:bookmarkStart w:id="549" w:name="_Toc26779147"/>
          <w:bookmarkStart w:id="550" w:name="_Toc36111281"/>
          <w:r>
            <w:lastRenderedPageBreak/>
            <w:t>F.</w:t>
          </w:r>
          <w:r>
            <w:tab/>
            <w:t>Collaborative Relationships</w:t>
          </w:r>
          <w:bookmarkEnd w:id="548"/>
          <w:bookmarkEnd w:id="549"/>
          <w:bookmarkEnd w:id="550"/>
        </w:p>
        <w:p w14:paraId="5FADAAEB" w14:textId="5A01BBD3" w:rsidR="00D750D6" w:rsidRDefault="00D750D6" w:rsidP="00D750D6">
          <w:pPr>
            <w:pStyle w:val="TextParagraph"/>
          </w:pPr>
          <w:r>
            <w:t xml:space="preserve">Advocates engage in a variety of collaborative relationships. There are simple cases that may only require the skills of one advocate to resolve, or clients may only have the resources to retain a single lawyer. More complicated cases involve attorneys managing a support staff of paralegals, law clerks, </w:t>
          </w:r>
          <w:ins w:id="551" w:author="Roger Haydock" w:date="2024-06-26T15:10:00Z">
            <w:r w:rsidR="00553962">
              <w:t>IT</w:t>
            </w:r>
          </w:ins>
          <w:ins w:id="552" w:author="Roger Haydock" w:date="2024-06-26T15:11:00Z">
            <w:r w:rsidR="00553962">
              <w:t xml:space="preserve"> consultants, prompt law engineers, </w:t>
            </w:r>
          </w:ins>
          <w:r>
            <w:t xml:space="preserve">experts, and other professionals. Complex and multi-district litigation cases </w:t>
          </w:r>
          <w:del w:id="553" w:author="Roger Haydock" w:date="2024-06-26T15:11:00Z">
            <w:r w:rsidR="00A669EB" w:rsidDel="00553962">
              <w:delText xml:space="preserve">may </w:delText>
            </w:r>
          </w:del>
          <w:ins w:id="554" w:author="Roger Haydock" w:date="2024-06-26T15:11:00Z">
            <w:r w:rsidR="00553962">
              <w:t>c</w:t>
            </w:r>
          </w:ins>
          <w:del w:id="555" w:author="Roger Haydock" w:date="2024-06-26T15:11:00Z">
            <w:r w:rsidDel="00553962">
              <w:delText>re</w:delText>
            </w:r>
          </w:del>
          <w:ins w:id="556" w:author="Roger Haydock" w:date="2024-06-26T15:11:00Z">
            <w:r w:rsidR="00553962">
              <w:t xml:space="preserve">ommonly </w:t>
            </w:r>
          </w:ins>
          <w:ins w:id="557" w:author="Roger Haydock" w:date="2024-06-26T15:12:00Z">
            <w:r w:rsidR="00553962">
              <w:t>re</w:t>
            </w:r>
          </w:ins>
          <w:r>
            <w:t>quire teams of lawyers to work together</w:t>
          </w:r>
          <w:r w:rsidR="00A669EB">
            <w:t>.</w:t>
          </w:r>
        </w:p>
        <w:p w14:paraId="2482E4D2" w14:textId="3C507DE5" w:rsidR="00D750D6" w:rsidRDefault="00D750D6" w:rsidP="00D750D6">
          <w:pPr>
            <w:pStyle w:val="TextParagraph"/>
          </w:pPr>
          <w:r>
            <w:t xml:space="preserve">Lawyers need to develop skills of cooperation and collaboration to succeed in these types of cases. Clients may retain several law firms in complex cases, one to handle discovery, another to work on potential </w:t>
          </w:r>
          <w:bookmarkStart w:id="558" w:name="Page_BM_10"/>
          <w:bookmarkEnd w:id="558"/>
          <w:r>
            <w:t>settlement options, and still another to try the case. Some business clients divide advocacy tasks into components and out-source these jobs among specialized lawyers, legal research firms, case management administrators, document review companies,</w:t>
          </w:r>
          <w:ins w:id="559" w:author="Roger Haydock" w:date="2023-10-09T16:08:00Z">
            <w:r w:rsidR="00362F12">
              <w:t xml:space="preserve"> technology</w:t>
            </w:r>
            <w:r w:rsidR="007B3AEE">
              <w:t xml:space="preserve"> </w:t>
            </w:r>
          </w:ins>
          <w:ins w:id="560" w:author="Roger Haydock" w:date="2024-03-12T13:10:00Z">
            <w:r w:rsidR="007D0ED1">
              <w:t xml:space="preserve">and AI </w:t>
            </w:r>
          </w:ins>
          <w:ins w:id="561" w:author="Roger Haydock" w:date="2023-10-09T16:08:00Z">
            <w:r w:rsidR="007B3AEE">
              <w:t>spec</w:t>
            </w:r>
          </w:ins>
          <w:ins w:id="562" w:author="Roger Haydock" w:date="2023-10-09T16:09:00Z">
            <w:r w:rsidR="007B3AEE">
              <w:t xml:space="preserve">ialists, </w:t>
            </w:r>
          </w:ins>
          <w:r>
            <w:t xml:space="preserve"> financial experts, legal audit consultants, and other professionals.</w:t>
          </w:r>
        </w:p>
        <w:p w14:paraId="762040CA" w14:textId="11CCFBE0" w:rsidR="00D750D6" w:rsidRPr="00132992" w:rsidRDefault="00132992" w:rsidP="00766513">
          <w:pPr>
            <w:pStyle w:val="Head1Ch1"/>
          </w:pPr>
          <w:bookmarkStart w:id="563" w:name="_Toc417727280"/>
          <w:bookmarkStart w:id="564" w:name="_Toc417728662"/>
          <w:bookmarkStart w:id="565" w:name="_Toc26779148"/>
          <w:bookmarkStart w:id="566" w:name="_Toc36111040"/>
          <w:bookmarkStart w:id="567" w:name="_Toc36111282"/>
          <w:r w:rsidRPr="00132992">
            <w:t xml:space="preserve">Civil </w:t>
          </w:r>
          <w:r w:rsidR="00D750D6" w:rsidRPr="00132992">
            <w:t>Dispute Resolution Systems</w:t>
          </w:r>
          <w:bookmarkEnd w:id="563"/>
          <w:bookmarkEnd w:id="564"/>
          <w:bookmarkEnd w:id="565"/>
          <w:bookmarkEnd w:id="566"/>
          <w:bookmarkEnd w:id="567"/>
        </w:p>
        <w:p w14:paraId="4E627493" w14:textId="77777777" w:rsidR="00D750D6" w:rsidRDefault="00D750D6" w:rsidP="00D750D6">
          <w:pPr>
            <w:pStyle w:val="Head2"/>
          </w:pPr>
          <w:bookmarkStart w:id="568" w:name="_Toc417727281"/>
          <w:bookmarkStart w:id="569" w:name="_Toc26779149"/>
          <w:bookmarkStart w:id="570" w:name="_Toc36111283"/>
          <w:r>
            <w:t>A.</w:t>
          </w:r>
          <w:r>
            <w:tab/>
            <w:t>Litigation</w:t>
          </w:r>
          <w:bookmarkEnd w:id="568"/>
          <w:bookmarkEnd w:id="569"/>
          <w:bookmarkEnd w:id="570"/>
        </w:p>
        <w:p w14:paraId="5C712CEB" w14:textId="77777777" w:rsidR="00347B7C" w:rsidRDefault="00D750D6" w:rsidP="00D750D6">
          <w:pPr>
            <w:pStyle w:val="TextParagraph"/>
          </w:pPr>
          <w:r>
            <w:t>Lawsuits may be brought in federal or state court, whichever has proper jurisdiction. Federal courts resolve disputes involving federal statutes and the federal constitution, disputes between citizens of different states in excess of $75,000, and special cases such as patent disputes and bankruptcy. State courts are courts with general jurisdiction and hear the vast majority of judicial disputes.</w:t>
          </w:r>
        </w:p>
        <w:p w14:paraId="6E494877" w14:textId="57185B3E" w:rsidR="00D750D6" w:rsidRDefault="00D750D6" w:rsidP="00D750D6">
          <w:pPr>
            <w:pStyle w:val="TextParagraph"/>
          </w:pPr>
          <w:r>
            <w:t>A plaintiff begins a lawsuit by serving a summons and complaint on the defendant who can reply with an answer. Litigation proceeds with the parties conducting discovery and bringing motions, with the case perhaps eventually resulting in a bench or jury trial. Federal and state constitutional and statutory provisions provide parties with the right to a jury trial in civil cases involving money damages. Other cases, including injunctive relief cases, are tried to a judge. Any party with grounds may appeal to an appellate court.</w:t>
          </w:r>
        </w:p>
        <w:p w14:paraId="155CF74D" w14:textId="33A32EEB" w:rsidR="00347B7C" w:rsidRDefault="00D750D6" w:rsidP="00D750D6">
          <w:pPr>
            <w:pStyle w:val="TextParagraph"/>
          </w:pPr>
          <w:r>
            <w:t>You learned all this in civil procedure. Litigation may</w:t>
          </w:r>
          <w:r w:rsidR="00347B7C">
            <w:t xml:space="preserve"> </w:t>
          </w:r>
          <w:r>
            <w:t>be the only remedy available and may be the last resort parties rely on to have their dispute resolved because the trial process can be very expensive, time consuming, and painful. Other forums may be available or exclusive.</w:t>
          </w:r>
        </w:p>
        <w:p w14:paraId="6FA3BF78" w14:textId="7CD51393" w:rsidR="00D750D6" w:rsidRDefault="00D750D6" w:rsidP="00D750D6">
          <w:pPr>
            <w:pStyle w:val="Head2"/>
          </w:pPr>
          <w:bookmarkStart w:id="571" w:name="_Toc417727282"/>
          <w:bookmarkStart w:id="572" w:name="_Toc26779150"/>
          <w:bookmarkStart w:id="573" w:name="_Toc36111284"/>
          <w:r>
            <w:t>B.</w:t>
          </w:r>
          <w:r>
            <w:tab/>
            <w:t>Arbitration</w:t>
          </w:r>
          <w:bookmarkEnd w:id="571"/>
          <w:bookmarkEnd w:id="572"/>
          <w:bookmarkEnd w:id="573"/>
        </w:p>
        <w:p w14:paraId="4C189A35" w14:textId="33324833" w:rsidR="00347B7C" w:rsidRDefault="00D750D6" w:rsidP="00D750D6">
          <w:pPr>
            <w:pStyle w:val="TextParagraph"/>
          </w:pPr>
          <w:r>
            <w:t xml:space="preserve">There are two primary types of arbitration. One is a contractual process where a neutral arbitrator (usually an experienced lawyer or a </w:t>
          </w:r>
          <w:r>
            <w:lastRenderedPageBreak/>
            <w:t>retired judge) conducts a hearing and issues a final, binding award. Procedural rules govern the case, such as the Forum Code of Procedure, which provide for discovery and motions. This system is widely used in numerous types of disputes and is becoming the preferred way businesses,</w:t>
          </w:r>
          <w:r w:rsidR="00E770AA">
            <w:t xml:space="preserve"> </w:t>
          </w:r>
          <w:r>
            <w:t xml:space="preserve">companies, </w:t>
          </w:r>
          <w:r w:rsidR="00A669EB">
            <w:t xml:space="preserve">individuals, </w:t>
          </w:r>
          <w:r>
            <w:t>employees</w:t>
          </w:r>
          <w:r w:rsidR="005C2568">
            <w:t>,</w:t>
          </w:r>
          <w:r w:rsidR="00A669EB">
            <w:t xml:space="preserve"> and consumers</w:t>
          </w:r>
          <w:r>
            <w:t xml:space="preserve"> resolve differences. Arbitration is typically more affordable and faster, and as fair as a trial.</w:t>
          </w:r>
        </w:p>
        <w:p w14:paraId="54DA6960" w14:textId="77777777" w:rsidR="00347B7C" w:rsidRDefault="00D750D6" w:rsidP="00D750D6">
          <w:pPr>
            <w:pStyle w:val="TextParagraph"/>
          </w:pPr>
          <w:r>
            <w:t>Arbitration clauses appear in all types of agreements and relationships, including commercial contracts, financial documents, employment relationships, adhesion contracts, health care transactions, insurance contracts, and business agreements. Other forms of contractual adjudication include labor union/management arbitrations and professional sports arbitrations.</w:t>
          </w:r>
        </w:p>
        <w:p w14:paraId="74A46771" w14:textId="0BCF5037" w:rsidR="00D750D6" w:rsidRDefault="00D750D6" w:rsidP="00D750D6">
          <w:pPr>
            <w:pStyle w:val="TextParagraph"/>
          </w:pPr>
          <w:r>
            <w:t xml:space="preserve">Another type is a non-binding process (often called court-annexed arbitration) that is mandatory in some jurisdictions. In this non-binding </w:t>
          </w:r>
          <w:bookmarkStart w:id="574" w:name="Page_BM_11"/>
          <w:bookmarkEnd w:id="574"/>
          <w:r>
            <w:t xml:space="preserve">pretrial proceeding, </w:t>
          </w:r>
          <w:r w:rsidR="00A669EB">
            <w:t>a neutral</w:t>
          </w:r>
          <w:r>
            <w:t xml:space="preserve"> arbitrator</w:t>
          </w:r>
          <w:r w:rsidR="00A669EB">
            <w:t xml:space="preserve"> </w:t>
          </w:r>
          <w:r>
            <w:t xml:space="preserve">hears evidence and arguments and renders a decision. If the </w:t>
          </w:r>
          <w:r w:rsidR="00A669EB">
            <w:t>award</w:t>
          </w:r>
          <w:r>
            <w:t xml:space="preserve"> is acceptable to both parties, the lawsuit is dismissed. If the decision is unacceptable, the case goes to trial.</w:t>
          </w:r>
        </w:p>
        <w:p w14:paraId="62214AE4" w14:textId="77777777" w:rsidR="00D750D6" w:rsidRDefault="00D750D6" w:rsidP="00D750D6">
          <w:pPr>
            <w:pStyle w:val="Head2"/>
          </w:pPr>
          <w:bookmarkStart w:id="575" w:name="_Toc417727283"/>
          <w:bookmarkStart w:id="576" w:name="_Toc26779151"/>
          <w:bookmarkStart w:id="577" w:name="_Toc36111285"/>
          <w:r>
            <w:t>C.</w:t>
          </w:r>
          <w:r>
            <w:tab/>
            <w:t>Administrative Hearings</w:t>
          </w:r>
          <w:bookmarkEnd w:id="575"/>
          <w:bookmarkEnd w:id="576"/>
          <w:bookmarkEnd w:id="577"/>
        </w:p>
        <w:p w14:paraId="3242FBF3" w14:textId="165C3A4D" w:rsidR="00D750D6" w:rsidRDefault="00D750D6" w:rsidP="00D750D6">
          <w:pPr>
            <w:pStyle w:val="TextParagraph"/>
          </w:pPr>
          <w:r>
            <w:t xml:space="preserve">Administrative hearings typically resolve disputes involving government benefits or statutory remedies. A party may file a petition with an administrative tribunal, and an administrative </w:t>
          </w:r>
          <w:r w:rsidR="005C2568">
            <w:t xml:space="preserve">law </w:t>
          </w:r>
          <w:r>
            <w:t>judge</w:t>
          </w:r>
          <w:r w:rsidR="005C2568">
            <w:t xml:space="preserve"> (ALJ)</w:t>
          </w:r>
          <w:r>
            <w:t xml:space="preserve"> holds a hearing and decides the case. </w:t>
          </w:r>
          <w:r w:rsidR="00A669EB">
            <w:t xml:space="preserve">These </w:t>
          </w:r>
          <w:r>
            <w:t>proceedings are often similar to bench trials. The availability of discovery and motions may be limited.</w:t>
          </w:r>
        </w:p>
        <w:p w14:paraId="4EC85B10" w14:textId="01DC85F9" w:rsidR="00D750D6" w:rsidRDefault="00D750D6" w:rsidP="00D750D6">
          <w:pPr>
            <w:pStyle w:val="TextParagraph"/>
          </w:pPr>
          <w:r>
            <w:t>Controversies resolved through federal and state administrative hearings include workers compensation cases, unemployment compensation claims, tax cases, social security claims, welfare actions, and other statutory and rule based claims. Administrative claims may also involve regulatory remedies with parties involved in a dispute over the enactment or enforcement of government regulations</w:t>
          </w:r>
          <w:r w:rsidR="00347B7C">
            <w:t xml:space="preserve">. </w:t>
          </w:r>
          <w:r>
            <w:t xml:space="preserve">Examples include utility rate setting </w:t>
          </w:r>
          <w:r w:rsidR="005C2568">
            <w:t>actions</w:t>
          </w:r>
          <w:r>
            <w:t xml:space="preserve"> and environmental cases.</w:t>
          </w:r>
        </w:p>
        <w:p w14:paraId="775A6115" w14:textId="2123F25E" w:rsidR="00D750D6" w:rsidRDefault="00D750D6" w:rsidP="00D750D6">
          <w:pPr>
            <w:pStyle w:val="Head2"/>
          </w:pPr>
          <w:bookmarkStart w:id="578" w:name="_Toc417727284"/>
          <w:bookmarkStart w:id="579" w:name="_Toc26779152"/>
          <w:bookmarkStart w:id="580" w:name="_Toc36111286"/>
          <w:r>
            <w:t>D.</w:t>
          </w:r>
          <w:r>
            <w:tab/>
          </w:r>
          <w:r>
            <w:rPr>
              <w:caps w:val="0"/>
            </w:rPr>
            <w:t>O</w:t>
          </w:r>
          <w:r>
            <w:t xml:space="preserve">nline </w:t>
          </w:r>
          <w:r>
            <w:rPr>
              <w:caps w:val="0"/>
            </w:rPr>
            <w:t>A</w:t>
          </w:r>
          <w:r>
            <w:t>dvocacy solution</w:t>
          </w:r>
          <w:bookmarkEnd w:id="578"/>
          <w:bookmarkEnd w:id="579"/>
          <w:r w:rsidR="00A669EB">
            <w:t>s</w:t>
          </w:r>
          <w:bookmarkEnd w:id="580"/>
        </w:p>
        <w:p w14:paraId="016BC78B" w14:textId="2A458C0D" w:rsidR="00F32099" w:rsidRDefault="00D750D6" w:rsidP="00D750D6">
          <w:pPr>
            <w:pStyle w:val="TextParagraph"/>
          </w:pPr>
          <w:r>
            <w:t xml:space="preserve">Parties with the assistance of lawyers or on their own may use modern electronic, digital, and computer assisted systems to obtain civil resolutions. Claimants may submit their claims and respondents </w:t>
          </w:r>
          <w:r w:rsidR="00A669EB">
            <w:t xml:space="preserve">may </w:t>
          </w:r>
          <w:r>
            <w:t xml:space="preserve">file their defenses online. The participants may present their evidence through online submissions. </w:t>
          </w:r>
          <w:r w:rsidR="00A669EB">
            <w:t>A</w:t>
          </w:r>
          <w:r>
            <w:t xml:space="preserve">rbitrators or </w:t>
          </w:r>
          <w:r w:rsidR="005C2568">
            <w:t>hearing officers</w:t>
          </w:r>
          <w:r>
            <w:t xml:space="preserve"> may review these submissions online and issue cyber </w:t>
          </w:r>
          <w:r w:rsidR="005C2568">
            <w:t>decisions</w:t>
          </w:r>
          <w:r>
            <w:t xml:space="preserve"> resolving the c</w:t>
          </w:r>
          <w:r w:rsidR="005C2568">
            <w:t>ase</w:t>
          </w:r>
          <w:r>
            <w:t>.</w:t>
          </w:r>
          <w:r w:rsidR="005C2568">
            <w:t xml:space="preserve"> Examples are private association disputes and </w:t>
          </w:r>
          <w:del w:id="581" w:author="Roger Haydock" w:date="2023-10-09T16:12:00Z">
            <w:r w:rsidR="005C2568" w:rsidDel="009228EE">
              <w:delText xml:space="preserve">simple </w:delText>
            </w:r>
          </w:del>
          <w:ins w:id="582" w:author="Roger Haydock" w:date="2023-10-09T16:12:00Z">
            <w:r w:rsidR="009228EE">
              <w:t xml:space="preserve">routine </w:t>
            </w:r>
          </w:ins>
          <w:r w:rsidR="005C2568">
            <w:t>business disagreements.</w:t>
          </w:r>
          <w:ins w:id="583" w:author="Damien Riehl" w:date="2024-03-07T18:27:00Z">
            <w:r w:rsidR="00EC19CE">
              <w:t xml:space="preserve"> </w:t>
            </w:r>
          </w:ins>
          <w:moveFromRangeStart w:id="584" w:author="Roger Haydock" w:date="2024-03-12T13:12:00Z" w:name="move161141560"/>
          <w:moveFrom w:id="585" w:author="Roger Haydock" w:date="2024-03-12T13:12:00Z">
            <w:ins w:id="586" w:author="Damien Riehl" w:date="2024-03-07T18:27:00Z">
              <w:r w:rsidR="00EC19CE" w:rsidDel="007D0ED1">
                <w:t>And all of the above may be aided (or facilitated) by GenAI and LLMs.</w:t>
              </w:r>
            </w:ins>
          </w:moveFrom>
          <w:moveFromRangeEnd w:id="584"/>
        </w:p>
        <w:p w14:paraId="21105A1A" w14:textId="61E74C6C" w:rsidR="00D750D6" w:rsidRPr="00132992" w:rsidRDefault="00D750D6" w:rsidP="00132992">
          <w:pPr>
            <w:pStyle w:val="Head2"/>
          </w:pPr>
          <w:bookmarkStart w:id="587" w:name="_Toc26779153"/>
          <w:bookmarkStart w:id="588" w:name="_Toc36111287"/>
          <w:r>
            <w:lastRenderedPageBreak/>
            <w:t>E.</w:t>
          </w:r>
          <w:r>
            <w:tab/>
          </w:r>
          <w:r w:rsidR="00132992" w:rsidRPr="00132992">
            <w:t>Hybrid Dispute Resolution</w:t>
          </w:r>
          <w:bookmarkEnd w:id="587"/>
          <w:bookmarkEnd w:id="588"/>
        </w:p>
        <w:p w14:paraId="36666A99" w14:textId="77777777" w:rsidR="00347B7C" w:rsidRDefault="00D750D6" w:rsidP="00D750D6">
          <w:pPr>
            <w:pStyle w:val="TextParagraph"/>
          </w:pPr>
          <w:r>
            <w:t>An evolving contemporary resolution system involves a blend of traditional and modern methods to resolve civil disputes. Arbitration and administrative law cases may include a variety of communication methods to submit and present cases, including personal and video presentations, electronic submissions, and online conference hearings. Modified judicial proceedings may also incorporate some of these hybrid methods, while carefully preserving constitutional and statutory rights.</w:t>
          </w:r>
        </w:p>
        <w:p w14:paraId="1C7FB499" w14:textId="5CB37F0B" w:rsidR="00D750D6" w:rsidRDefault="00D750D6" w:rsidP="00D750D6">
          <w:pPr>
            <w:pStyle w:val="TextParagraph"/>
            <w:rPr>
              <w:ins w:id="589" w:author="Roger Haydock" w:date="2024-03-12T13:12:00Z"/>
            </w:rPr>
          </w:pPr>
          <w:r>
            <w:t xml:space="preserve">Not all future disputes may be resolved through our traditional notions of due process and in-person </w:t>
          </w:r>
          <w:ins w:id="590" w:author="Roger Haydock" w:date="2023-10-09T16:13:00Z">
            <w:r w:rsidR="009228EE">
              <w:t xml:space="preserve">or remote </w:t>
            </w:r>
          </w:ins>
          <w:r>
            <w:t>hearings and trials. International diversi</w:t>
          </w:r>
          <w:r w:rsidR="00A669EB">
            <w:t>ty</w:t>
          </w:r>
          <w:r>
            <w:t xml:space="preserve"> and cultural differences shape how global disputes are fairly </w:t>
          </w:r>
          <w:r w:rsidR="00A669EB">
            <w:t xml:space="preserve">and </w:t>
          </w:r>
          <w:r>
            <w:t>efficiently</w:t>
          </w:r>
          <w:r w:rsidR="00A669EB">
            <w:t xml:space="preserve"> resolved</w:t>
          </w:r>
          <w:r>
            <w:t xml:space="preserve">. </w:t>
          </w:r>
          <w:r w:rsidR="00A669EB">
            <w:t xml:space="preserve">Advanced communication modes may develop methods for distant appearances in advocacy proceedings. </w:t>
          </w:r>
          <w:r>
            <w:t>As other professions, business</w:t>
          </w:r>
          <w:r w:rsidR="005C2568">
            <w:t>es</w:t>
          </w:r>
          <w:r>
            <w:t>, and government agencies develop cyber systems to conduct their work, dispute resolution forums may adapt their procedures to adopt similar methods providing fair, accessible, and affordable justice.</w:t>
          </w:r>
        </w:p>
        <w:p w14:paraId="6C19ADD5" w14:textId="3DE9E0A7" w:rsidR="007D0ED1" w:rsidRDefault="007D0ED1" w:rsidP="00D750D6">
          <w:pPr>
            <w:pStyle w:val="TextParagraph"/>
          </w:pPr>
          <w:moveToRangeStart w:id="591" w:author="Roger Haydock" w:date="2024-03-12T13:12:00Z" w:name="move161141560"/>
          <w:moveTo w:id="592" w:author="Roger Haydock" w:date="2024-03-12T13:12:00Z">
            <w:r>
              <w:t xml:space="preserve">And all of the above </w:t>
            </w:r>
          </w:moveTo>
          <w:ins w:id="593" w:author="Roger Haydock" w:date="2024-03-12T13:13:00Z">
            <w:r>
              <w:t xml:space="preserve">approaches </w:t>
            </w:r>
          </w:ins>
          <w:moveTo w:id="594" w:author="Roger Haydock" w:date="2024-03-12T13:12:00Z">
            <w:r>
              <w:t xml:space="preserve">may be aided </w:t>
            </w:r>
            <w:del w:id="595" w:author="Roger Haydock" w:date="2024-03-12T13:13:00Z">
              <w:r w:rsidDel="007D0ED1">
                <w:delText>(</w:delText>
              </w:r>
            </w:del>
            <w:r>
              <w:t>or facilitated</w:t>
            </w:r>
            <w:del w:id="596" w:author="Roger Haydock" w:date="2024-03-12T13:13:00Z">
              <w:r w:rsidDel="007D0ED1">
                <w:delText>)</w:delText>
              </w:r>
            </w:del>
            <w:r>
              <w:t xml:space="preserve"> by GenAI and LLMs.</w:t>
            </w:r>
          </w:moveTo>
          <w:moveToRangeEnd w:id="591"/>
          <w:ins w:id="597" w:author="Roger Haydock" w:date="2024-06-04T14:11:00Z">
            <w:r w:rsidR="00EC5C77">
              <w:t xml:space="preserve"> See § 1.10[E]. </w:t>
            </w:r>
          </w:ins>
        </w:p>
        <w:p w14:paraId="362E5530" w14:textId="4AFB80F0" w:rsidR="00D750D6" w:rsidRDefault="00D750D6" w:rsidP="00766513">
          <w:pPr>
            <w:pStyle w:val="Head1Ch1"/>
          </w:pPr>
          <w:bookmarkStart w:id="598" w:name="_Toc417727286"/>
          <w:bookmarkStart w:id="599" w:name="_Toc417728664"/>
          <w:bookmarkStart w:id="600" w:name="_Toc26779154"/>
          <w:bookmarkStart w:id="601" w:name="_Toc36111041"/>
          <w:bookmarkStart w:id="602" w:name="_Toc36111288"/>
          <w:r>
            <w:t>Alternatives to a Trial or Hearing</w:t>
          </w:r>
          <w:bookmarkEnd w:id="598"/>
          <w:bookmarkEnd w:id="599"/>
          <w:bookmarkEnd w:id="600"/>
          <w:bookmarkEnd w:id="601"/>
          <w:bookmarkEnd w:id="602"/>
        </w:p>
        <w:p w14:paraId="2A86F5B8" w14:textId="11045B9D" w:rsidR="00D750D6" w:rsidRDefault="00D750D6" w:rsidP="00D750D6">
          <w:pPr>
            <w:pStyle w:val="TextParagraph"/>
          </w:pPr>
          <w:r>
            <w:t>Before placing their fate in the hands of a</w:t>
          </w:r>
          <w:r w:rsidR="00A669EB">
            <w:t>n</w:t>
          </w:r>
          <w:r>
            <w:t xml:space="preserve"> arbitrator, </w:t>
          </w:r>
          <w:r w:rsidR="00A669EB">
            <w:t xml:space="preserve">ALJ, judge </w:t>
          </w:r>
          <w:r>
            <w:t>or jury, clients and advocates need to consider how else a</w:t>
          </w:r>
          <w:r w:rsidR="00347B7C">
            <w:t xml:space="preserve"> </w:t>
          </w:r>
          <w:r>
            <w:t xml:space="preserve">dispute may be resolved. Parties may be more likely satisfied if they control their fate through a settlement or other alternative dispute resolution (ADR) </w:t>
          </w:r>
          <w:bookmarkStart w:id="603" w:name="Page_BM_12"/>
          <w:bookmarkEnd w:id="603"/>
          <w:r>
            <w:t>process. These include traditional methods involving personal interactions as well as video conferencing and email/text</w:t>
          </w:r>
          <w:r w:rsidR="00A669EB">
            <w:t>/online</w:t>
          </w:r>
          <w:r>
            <w:t xml:space="preserve"> exchanges</w:t>
          </w:r>
          <w:ins w:id="604" w:author="Roger Haydock" w:date="2023-10-09T16:14:00Z">
            <w:r w:rsidR="009228EE">
              <w:t xml:space="preserve"> or </w:t>
            </w:r>
          </w:ins>
          <w:ins w:id="605" w:author="Damien Riehl" w:date="2024-03-10T16:53:00Z">
            <w:r w:rsidR="00CB5E43">
              <w:t xml:space="preserve">AI-backed </w:t>
            </w:r>
          </w:ins>
          <w:ins w:id="606" w:author="Roger Haydock" w:date="2023-10-09T16:14:00Z">
            <w:del w:id="607" w:author="Damien Riehl" w:date="2024-03-10T16:53:00Z">
              <w:r w:rsidR="009228EE" w:rsidDel="00CB5E43">
                <w:delText xml:space="preserve">AI developed </w:delText>
              </w:r>
            </w:del>
            <w:r w:rsidR="009228EE">
              <w:t xml:space="preserve">methods. </w:t>
            </w:r>
          </w:ins>
          <w:del w:id="608" w:author="Roger Haydock" w:date="2023-10-09T16:14:00Z">
            <w:r w:rsidDel="009228EE">
              <w:delText>.</w:delText>
            </w:r>
          </w:del>
          <w:r>
            <w:t xml:space="preserve"> Major dispute resolution methods are discussed below.</w:t>
          </w:r>
        </w:p>
        <w:p w14:paraId="168D612C" w14:textId="5C2C1E24" w:rsidR="00D750D6" w:rsidRDefault="00D750D6" w:rsidP="00D750D6">
          <w:pPr>
            <w:pStyle w:val="Head2"/>
          </w:pPr>
          <w:bookmarkStart w:id="609" w:name="_Toc417727287"/>
          <w:bookmarkStart w:id="610" w:name="_Toc26779155"/>
          <w:bookmarkStart w:id="611" w:name="_Toc36111289"/>
          <w:r>
            <w:t>A</w:t>
          </w:r>
          <w:r w:rsidRPr="00132992">
            <w:t>.</w:t>
          </w:r>
          <w:r w:rsidRPr="00132992">
            <w:tab/>
            <w:t xml:space="preserve">Negotiated </w:t>
          </w:r>
          <w:r w:rsidR="00132992" w:rsidRPr="00132992">
            <w:t xml:space="preserve">Civil </w:t>
          </w:r>
          <w:r w:rsidRPr="00132992">
            <w:t>Settlements</w:t>
          </w:r>
          <w:bookmarkEnd w:id="609"/>
          <w:bookmarkEnd w:id="610"/>
          <w:bookmarkEnd w:id="611"/>
        </w:p>
        <w:p w14:paraId="48D599D8" w14:textId="6DEB507D" w:rsidR="00D750D6" w:rsidRDefault="00D750D6" w:rsidP="00D750D6">
          <w:pPr>
            <w:pStyle w:val="TextParagraph"/>
          </w:pPr>
          <w:r>
            <w:t xml:space="preserve">Negotiated settlements are an essential part of the dispute resolution process. The large majority of civil cases are settled. Various factors influence the results of negotiation practice, including the willingness </w:t>
          </w:r>
          <w:r w:rsidR="005C2568">
            <w:t xml:space="preserve">or unwillingness </w:t>
          </w:r>
          <w:r>
            <w:t xml:space="preserve">of the parties to go to trial </w:t>
          </w:r>
          <w:r w:rsidR="00A669EB">
            <w:t xml:space="preserve">or proceed to a hearing </w:t>
          </w:r>
          <w:r>
            <w:t>and the experience and ability of the attorneys to try cases.</w:t>
          </w:r>
        </w:p>
        <w:p w14:paraId="457BCA89" w14:textId="7289A110" w:rsidR="00D750D6" w:rsidRDefault="00D750D6" w:rsidP="00D750D6">
          <w:pPr>
            <w:pStyle w:val="TextParagraph"/>
          </w:pPr>
          <w:r>
            <w:t xml:space="preserve">Judges often take an active role in negotiations by encouraging and becoming directly involved in settlement conferences. Judicial approval or consent is not normally required for settlement of civil litigation unless the case involves a class action or an injury to a minor. Many judges require the parties to use a mediator. Arbitrators and administrative judges tend not to become involved in settlement talks as their </w:t>
          </w:r>
          <w:r w:rsidR="00A669EB">
            <w:t xml:space="preserve">primary </w:t>
          </w:r>
          <w:r>
            <w:t>role is to conduct a hearing and decide the case.</w:t>
          </w:r>
        </w:p>
        <w:p w14:paraId="135FC4F3" w14:textId="6B36321B" w:rsidR="00D750D6" w:rsidRDefault="00D750D6" w:rsidP="00D750D6">
          <w:pPr>
            <w:pStyle w:val="TextParagraph"/>
          </w:pPr>
          <w:r>
            <w:lastRenderedPageBreak/>
            <w:t>The type of settlement agreement depends upon the nature and circumstances of the civil case. Universal settlement documents include a release and a dismissal with prejudice that dispose of a case. The release is a contract between the disputing parties finalizing the settlement terms</w:t>
          </w:r>
          <w:r w:rsidR="00347B7C">
            <w:t xml:space="preserve">. </w:t>
          </w:r>
          <w:r>
            <w:t>The dismissal may be a stipulation executed by the attorneys, or an order signed by the decision maker based on a</w:t>
          </w:r>
          <w:r w:rsidR="00A669EB">
            <w:t>n agreement</w:t>
          </w:r>
          <w:r>
            <w:t xml:space="preserve"> of the parties. </w:t>
          </w:r>
          <w:r>
            <w:fldChar w:fldCharType="begin"/>
          </w:r>
          <w:r>
            <w:instrText xml:space="preserve"> TA \l "</w:instrText>
          </w:r>
          <w:r w:rsidRPr="002F072B">
            <w:instrText>Fed</w:instrText>
          </w:r>
          <w:r>
            <w:instrText>.R.Civ.Proc.</w:instrText>
          </w:r>
          <w:r w:rsidRPr="002F072B">
            <w:instrText xml:space="preserve"> 41</w:instrText>
          </w:r>
          <w:r>
            <w:instrText xml:space="preserve">" \s "WSFTA_1be4718ab19b453db88da6b292bfd7e3" \c 9 </w:instrText>
          </w:r>
          <w:r>
            <w:fldChar w:fldCharType="end"/>
          </w:r>
          <w:hyperlink r:id="rId15" w:history="1">
            <w:r w:rsidRPr="00530AEF">
              <w:rPr>
                <w:rStyle w:val="Hyperlink"/>
              </w:rPr>
              <w:t>Federal Rule of Civil Procedure 41</w:t>
            </w:r>
          </w:hyperlink>
          <w:r>
            <w:t>, similar state court provisions, arbitration rules, and administrative procedures commonly regulate these dismissals.</w:t>
          </w:r>
        </w:p>
        <w:p w14:paraId="3FA95F9A" w14:textId="6B1B0985" w:rsidR="00D750D6" w:rsidRPr="00132992" w:rsidRDefault="00D750D6" w:rsidP="00D750D6">
          <w:pPr>
            <w:pStyle w:val="Head2"/>
          </w:pPr>
          <w:bookmarkStart w:id="612" w:name="_Toc26779156"/>
          <w:bookmarkStart w:id="613" w:name="_Toc36111290"/>
          <w:bookmarkStart w:id="614" w:name="_Toc417727288"/>
          <w:r>
            <w:t>B.</w:t>
          </w:r>
          <w:r>
            <w:tab/>
          </w:r>
          <w:r w:rsidR="00132992" w:rsidRPr="00132992">
            <w:t>Criminal Plea Agreements</w:t>
          </w:r>
          <w:bookmarkEnd w:id="612"/>
          <w:bookmarkEnd w:id="613"/>
        </w:p>
        <w:p w14:paraId="30B03621" w14:textId="262093B1" w:rsidR="00347B7C" w:rsidRDefault="00D750D6" w:rsidP="00132992">
          <w:pPr>
            <w:pStyle w:val="TextParagraph"/>
          </w:pPr>
          <w:r>
            <w:t>Criminal cases also involve negotiated settlements</w:t>
          </w:r>
          <w:r w:rsidR="00A669EB">
            <w:t xml:space="preserve"> through</w:t>
          </w:r>
          <w:r w:rsidR="00347B7C">
            <w:t xml:space="preserve"> </w:t>
          </w:r>
          <w:r>
            <w:t>plea bargain</w:t>
          </w:r>
          <w:r w:rsidR="00A669EB">
            <w:t>ing</w:t>
          </w:r>
          <w:r>
            <w:t>. This process involves the prosecution and defense agreeing on a resolution that avoids the need for a trial</w:t>
          </w:r>
          <w:r w:rsidR="00A669EB">
            <w:t>,</w:t>
          </w:r>
          <w:r>
            <w:t xml:space="preserve"> with the judge’s consent. The defendant is willing to forego a jury or bench trial and accept a plea to a lesser charge with the expectation of </w:t>
          </w:r>
          <w:r w:rsidR="005C2568">
            <w:t xml:space="preserve">some </w:t>
          </w:r>
          <w:r>
            <w:t>leniency, and the prosecution is willing to compromise on the charged crime and punishment.</w:t>
          </w:r>
        </w:p>
        <w:p w14:paraId="30514373" w14:textId="27426445" w:rsidR="00347B7C" w:rsidRDefault="00D750D6" w:rsidP="00132992">
          <w:pPr>
            <w:pStyle w:val="TextParagraph"/>
          </w:pPr>
          <w:r w:rsidRPr="00132992">
            <w:t xml:space="preserve">A defendant may plead guilty to the charges or enter a nolo contendere plea or admit to an “Alford” plea, depending on the jurisdiction. </w:t>
          </w:r>
          <w:r w:rsidR="00A669EB">
            <w:t>T</w:t>
          </w:r>
          <w:r w:rsidRPr="00132992">
            <w:t xml:space="preserve">he defendant </w:t>
          </w:r>
          <w:r w:rsidR="00A669EB">
            <w:t xml:space="preserve">may </w:t>
          </w:r>
          <w:r w:rsidRPr="00132992">
            <w:t xml:space="preserve">plead “no contest” and neither agree </w:t>
          </w:r>
          <w:r w:rsidRPr="0063176A">
            <w:t>nor</w:t>
          </w:r>
          <w:r w:rsidRPr="00132992">
            <w:t xml:space="preserve"> disagree with the charges. </w:t>
          </w:r>
          <w:r w:rsidR="00A669EB">
            <w:t>With some</w:t>
          </w:r>
          <w:r w:rsidRPr="00132992">
            <w:t xml:space="preserve"> plea</w:t>
          </w:r>
          <w:r w:rsidR="00A669EB">
            <w:t>s</w:t>
          </w:r>
          <w:r w:rsidRPr="00132992">
            <w:t>, the defendant neither admits guilt nor asserts innocence.</w:t>
          </w:r>
          <w:r w:rsidR="00347B7C">
            <w:t xml:space="preserve"> </w:t>
          </w:r>
          <w:r w:rsidR="00A669EB">
            <w:t>With others, t</w:t>
          </w:r>
          <w:r w:rsidRPr="00132992">
            <w:t>h</w:t>
          </w:r>
          <w:r w:rsidR="00A669EB">
            <w:t>e</w:t>
          </w:r>
          <w:r w:rsidRPr="00132992">
            <w:t xml:space="preserve"> </w:t>
          </w:r>
          <w:r w:rsidR="00A669EB">
            <w:t>defendant</w:t>
          </w:r>
          <w:r w:rsidRPr="00132992">
            <w:t xml:space="preserve"> </w:t>
          </w:r>
          <w:r w:rsidR="00A669EB">
            <w:t xml:space="preserve">may </w:t>
          </w:r>
          <w:r w:rsidRPr="00132992">
            <w:t xml:space="preserve">admit that the evidence </w:t>
          </w:r>
          <w:r>
            <w:t>would be</w:t>
          </w:r>
          <w:r w:rsidRPr="00132992">
            <w:t xml:space="preserve"> sufficient to convince a judge or jury of guil</w:t>
          </w:r>
          <w:r w:rsidR="00A669EB">
            <w:t>t, with</w:t>
          </w:r>
          <w:r w:rsidR="00A669EB" w:rsidRPr="00132992">
            <w:t xml:space="preserve"> the same effect</w:t>
          </w:r>
          <w:r w:rsidR="00A669EB">
            <w:t xml:space="preserve"> as a guilty verdict.</w:t>
          </w:r>
        </w:p>
        <w:p w14:paraId="6AB8C2E0" w14:textId="2722E954" w:rsidR="00347B7C" w:rsidRDefault="00D750D6" w:rsidP="00132992">
          <w:pPr>
            <w:pStyle w:val="TextParagraph"/>
          </w:pPr>
          <w:r>
            <w:t>Ultimately, defense counsel, the prosecutor, and the judge all have an obligation to make sure that the defendant fully understands the plea and its consequences and is voluntarily waiv</w:t>
          </w:r>
          <w:r w:rsidR="00A669EB">
            <w:t>ing</w:t>
          </w:r>
          <w:r>
            <w:t xml:space="preserve"> constitutional rights. Commonly, an allocution of the defendant occurs </w:t>
          </w:r>
          <w:r w:rsidR="00A669EB">
            <w:t>with</w:t>
          </w:r>
          <w:r>
            <w:t xml:space="preserve"> the judge asking questions of the defendant or the defendant admitting statements of fact or guilt. The plea agreement must be legally sufficient to support a conviction, and the judge must consent to accept the plea deal.</w:t>
          </w:r>
        </w:p>
        <w:p w14:paraId="5438E051" w14:textId="7D7614AA" w:rsidR="00347B7C" w:rsidRDefault="00D750D6" w:rsidP="00132992">
          <w:pPr>
            <w:pStyle w:val="TextParagraph"/>
          </w:pPr>
          <w:r>
            <w:t>The penalty portion of the plea deal may include a variety of criminal sanctions. A sentence may be reduced in length or consequence, e.g.</w:t>
          </w:r>
          <w:r w:rsidR="00907913">
            <w:t>,</w:t>
          </w:r>
          <w:r>
            <w:t xml:space="preserve"> accepting life imprisonment in lieu of the death penalty</w:t>
          </w:r>
          <w:r w:rsidR="00347B7C">
            <w:t xml:space="preserve">. </w:t>
          </w:r>
          <w:r>
            <w:t>A monetary sanction may be imposed, e.g.</w:t>
          </w:r>
          <w:r w:rsidR="00907913">
            <w:t>,</w:t>
          </w:r>
          <w:r>
            <w:t xml:space="preserve"> restitution or a fine</w:t>
          </w:r>
          <w:r w:rsidR="00347B7C">
            <w:t xml:space="preserve">. </w:t>
          </w:r>
          <w:r>
            <w:t>A probation term may be set, e.g., five-years probation. And time served in jail may substitute for all or part of a prison sentence.</w:t>
          </w:r>
        </w:p>
        <w:p w14:paraId="151B6EAE" w14:textId="623CC5EB" w:rsidR="00D750D6" w:rsidRDefault="00D750D6" w:rsidP="00132992">
          <w:pPr>
            <w:pStyle w:val="TextParagraph"/>
          </w:pPr>
          <w:r>
            <w:t xml:space="preserve">Criminal cases are typically resolved with a plea agreement. This resolution method is commonly accepted </w:t>
          </w:r>
          <w:r w:rsidR="005C2568">
            <w:t>where</w:t>
          </w:r>
          <w:r>
            <w:t>: cases have strengths and weaknesses and compromise is appropriate, court dockets are over-crowded, prosecutors have too many cases to try, and defendants are guilty. Plea bargaining is a widely acceptable way of resolving criminal cases and achieving satisfactory criminal justice.</w:t>
          </w:r>
          <w:bookmarkEnd w:id="614"/>
        </w:p>
        <w:p w14:paraId="20EA2062" w14:textId="5419D01E" w:rsidR="00D750D6" w:rsidRPr="00B760F4" w:rsidRDefault="00D750D6" w:rsidP="00132992">
          <w:pPr>
            <w:pStyle w:val="Head2"/>
          </w:pPr>
          <w:bookmarkStart w:id="615" w:name="_Toc26779157"/>
          <w:bookmarkStart w:id="616" w:name="_Toc36111291"/>
          <w:r>
            <w:lastRenderedPageBreak/>
            <w:t>C.</w:t>
          </w:r>
          <w:r>
            <w:tab/>
          </w:r>
          <w:r w:rsidR="00132992">
            <w:t>Mediation</w:t>
          </w:r>
          <w:bookmarkEnd w:id="615"/>
          <w:bookmarkEnd w:id="616"/>
        </w:p>
        <w:p w14:paraId="24DE54A9" w14:textId="3A1602C9" w:rsidR="005F53B2" w:rsidRDefault="00D750D6" w:rsidP="00D750D6">
          <w:pPr>
            <w:pStyle w:val="TextParagraph"/>
          </w:pPr>
          <w:r>
            <w:t xml:space="preserve">Mediation is an informal process where a neutral professional assists the parties in reaching a mutually acceptable agreement. The mediator’s primary role is to facilitate a negotiated settlement between the parties. The mediator does not decide any issues or make any decisions but may offer opinions and predict likely outcomes. </w:t>
          </w:r>
          <w:ins w:id="617" w:author="Roger Haydock" w:date="2024-03-12T13:14:00Z">
            <w:r w:rsidR="007D0ED1">
              <w:t xml:space="preserve">Mediations may be effectively conducted in person or online through video and </w:t>
            </w:r>
          </w:ins>
          <w:ins w:id="618" w:author="Roger Haydock" w:date="2024-03-12T13:16:00Z">
            <w:r w:rsidR="004C1570">
              <w:t>audio</w:t>
            </w:r>
          </w:ins>
          <w:ins w:id="619" w:author="Roger Haydock" w:date="2024-03-12T13:14:00Z">
            <w:r w:rsidR="007D0ED1">
              <w:t xml:space="preserve"> communications. </w:t>
            </w:r>
          </w:ins>
          <w:r>
            <w:t xml:space="preserve">In </w:t>
          </w:r>
          <w:r w:rsidR="005C2568">
            <w:t>many</w:t>
          </w:r>
          <w:r>
            <w:t xml:space="preserve"> jurisdictions, </w:t>
          </w:r>
          <w:bookmarkStart w:id="620" w:name="Page_BM_13"/>
          <w:bookmarkEnd w:id="620"/>
          <w:r>
            <w:t>mediation is compulsory in civil cases, and the parties must attempt to mediate a settlement in good faith before proceeding to trial. Although mediation is not commonly used in criminal cases, a mediator may</w:t>
          </w:r>
          <w:r w:rsidR="00347B7C">
            <w:t xml:space="preserve"> </w:t>
          </w:r>
          <w:r>
            <w:t xml:space="preserve">assist the prosecutor and defense </w:t>
          </w:r>
          <w:r w:rsidR="00A669EB">
            <w:t xml:space="preserve">with a </w:t>
          </w:r>
          <w:r>
            <w:t>plea bargain</w:t>
          </w:r>
          <w:r w:rsidR="00A669EB">
            <w:t xml:space="preserve"> to be approved by the court</w:t>
          </w:r>
          <w:r>
            <w:t>.</w:t>
          </w:r>
        </w:p>
        <w:p w14:paraId="1A3E38DE" w14:textId="6CDAE70A" w:rsidR="00D750D6" w:rsidRDefault="00D750D6" w:rsidP="00132992">
          <w:pPr>
            <w:pStyle w:val="Head2"/>
          </w:pPr>
          <w:bookmarkStart w:id="621" w:name="_Toc417727289"/>
          <w:bookmarkStart w:id="622" w:name="_Toc26779158"/>
          <w:bookmarkStart w:id="623" w:name="_Toc36111292"/>
          <w:r>
            <w:t>D.</w:t>
          </w:r>
          <w:r>
            <w:tab/>
          </w:r>
          <w:r w:rsidR="00132992">
            <w:t>Fact/Issue Finding</w:t>
          </w:r>
          <w:bookmarkEnd w:id="621"/>
          <w:bookmarkEnd w:id="622"/>
          <w:bookmarkEnd w:id="623"/>
        </w:p>
        <w:p w14:paraId="60184BC7" w14:textId="1040B3C9" w:rsidR="00D750D6" w:rsidRDefault="00D750D6" w:rsidP="00D750D6">
          <w:pPr>
            <w:pStyle w:val="TextParagraph"/>
          </w:pPr>
          <w:r>
            <w:t>Fact/issue finding is an informal process in which a neutral third p</w:t>
          </w:r>
          <w:r w:rsidR="00A669EB">
            <w:t>erson</w:t>
          </w:r>
          <w:r>
            <w:t xml:space="preserve"> selected by the parties or the court reviews the civil case and submits a written or oral report that identifies and evaluates disputed facts and issues</w:t>
          </w:r>
          <w:ins w:id="624" w:author="Roger Haydock" w:date="2024-03-12T13:16:00Z">
            <w:r w:rsidR="004C1570">
              <w:t>. T</w:t>
            </w:r>
          </w:ins>
          <w:del w:id="625" w:author="Roger Haydock" w:date="2024-03-12T13:16:00Z">
            <w:r w:rsidDel="004C1570">
              <w:delText>. T</w:delText>
            </w:r>
          </w:del>
          <w:r>
            <w:t>his process is useful in resolving complex scientific, technical, business, or economic issues where the presentation of proof is extremely difficult, expensive, and time-consuming. The use of a highly experienced neutral assists the parties in reaching agreement on the undisputed and disputed matters. The neutral professional may be appointed by the court under Federal Rule of Evidence 706 or similar state rules.</w:t>
          </w:r>
        </w:p>
        <w:p w14:paraId="1F1FF4CD" w14:textId="42F00CE9" w:rsidR="00D750D6" w:rsidRDefault="00D750D6" w:rsidP="00132992">
          <w:pPr>
            <w:pStyle w:val="Head2"/>
          </w:pPr>
          <w:bookmarkStart w:id="626" w:name="_Toc417727290"/>
          <w:bookmarkStart w:id="627" w:name="_Toc26779159"/>
          <w:bookmarkStart w:id="628" w:name="_Toc36111293"/>
          <w:r>
            <w:t>E.</w:t>
          </w:r>
          <w:r>
            <w:tab/>
          </w:r>
          <w:r w:rsidR="00132992">
            <w:t>Mini</w:t>
          </w:r>
          <w:r>
            <w:t>-</w:t>
          </w:r>
          <w:r w:rsidR="00132992">
            <w:t>Trial</w:t>
          </w:r>
          <w:bookmarkEnd w:id="626"/>
          <w:bookmarkEnd w:id="627"/>
          <w:bookmarkEnd w:id="628"/>
        </w:p>
        <w:p w14:paraId="27FF1858" w14:textId="77777777" w:rsidR="00D750D6" w:rsidRDefault="00D750D6" w:rsidP="00D750D6">
          <w:pPr>
            <w:pStyle w:val="TextParagraph"/>
          </w:pPr>
          <w:r>
            <w:t>A civil mini-trial is a private, consensual proceeding where counsel for each party makes a short presentation before a panel consisting of a representative of each of the parties and a neutral third person. This process, with the assistance and perspective of the neutral panel member, assists the parties in understanding both sides of the case in an effort to reach a mutually acceptable agreement.</w:t>
          </w:r>
        </w:p>
        <w:p w14:paraId="0055A078" w14:textId="51E2370B" w:rsidR="00D750D6" w:rsidRDefault="00D750D6" w:rsidP="00132992">
          <w:pPr>
            <w:pStyle w:val="Head2"/>
          </w:pPr>
          <w:bookmarkStart w:id="629" w:name="_Toc417727291"/>
          <w:bookmarkStart w:id="630" w:name="_Toc26779160"/>
          <w:bookmarkStart w:id="631" w:name="_Toc36111294"/>
          <w:r>
            <w:t>F</w:t>
          </w:r>
          <w:r w:rsidR="00132992">
            <w:t>.</w:t>
          </w:r>
          <w:r w:rsidR="00132992">
            <w:tab/>
            <w:t>Summary Jury Trial</w:t>
          </w:r>
          <w:bookmarkEnd w:id="629"/>
          <w:bookmarkEnd w:id="630"/>
          <w:bookmarkEnd w:id="631"/>
        </w:p>
        <w:p w14:paraId="6FF9CD6B" w14:textId="07CFE28B" w:rsidR="00D750D6" w:rsidRDefault="00D750D6" w:rsidP="00D750D6">
          <w:pPr>
            <w:pStyle w:val="TextParagraph"/>
          </w:pPr>
          <w:r>
            <w:t xml:space="preserve">A summary civil jury trial </w:t>
          </w:r>
          <w:r w:rsidR="00A669EB">
            <w:t xml:space="preserve">is a proceeding conducted by a </w:t>
          </w:r>
          <w:r>
            <w:t>judge, magistrate</w:t>
          </w:r>
          <w:ins w:id="632" w:author="Roger Haydock" w:date="2024-06-17T22:03:00Z">
            <w:r w:rsidR="00D2675F">
              <w:t xml:space="preserve"> judge</w:t>
            </w:r>
          </w:ins>
          <w:r>
            <w:t xml:space="preserve">, or </w:t>
          </w:r>
          <w:ins w:id="633" w:author="Roger Haydock" w:date="2024-06-17T22:03:00Z">
            <w:r w:rsidR="00D2675F">
              <w:t>court appointed</w:t>
            </w:r>
          </w:ins>
          <w:del w:id="634" w:author="Roger Haydock" w:date="2024-06-17T22:03:00Z">
            <w:r w:rsidDel="00D2675F">
              <w:delText>special</w:delText>
            </w:r>
          </w:del>
          <w:r>
            <w:t xml:space="preserve"> </w:t>
          </w:r>
          <w:del w:id="635" w:author="Roger Haydock" w:date="2023-10-09T16:34:00Z">
            <w:r w:rsidDel="00505D85">
              <w:delText xml:space="preserve">master </w:delText>
            </w:r>
          </w:del>
          <w:ins w:id="636" w:author="Roger Haydock" w:date="2023-10-09T16:34:00Z">
            <w:r w:rsidR="00505D85">
              <w:t xml:space="preserve">neutral </w:t>
            </w:r>
          </w:ins>
          <w:r w:rsidR="00A669EB">
            <w:t>with</w:t>
          </w:r>
          <w:r>
            <w:t xml:space="preserve"> a mock jury selected from a jury list. It is a truncated jury trial condensed to one or more days in length, and sometimes is administered with the assistance of a private consultant. Counsel for each party makes a presentation consisting of a brief opening statement, the summary introduction of key evidence, and a closing argument. The jury deliberates and renders an advisory verdict or verdicts, which provide the parties with a reliable basis to predict what jurors would do after a complete trial. One party may unilaterally conduct this summary trial privately seeking the help of mock jurors as a focus </w:t>
          </w:r>
          <w:r>
            <w:lastRenderedPageBreak/>
            <w:t xml:space="preserve">group to evaluate the case. These methods are primarily used in major cases </w:t>
          </w:r>
          <w:r w:rsidR="005C2568">
            <w:t xml:space="preserve">that are difficult to evaluate and </w:t>
          </w:r>
          <w:r>
            <w:t>where other ADR methods have been unsuccessful.</w:t>
          </w:r>
        </w:p>
        <w:p w14:paraId="5D4A7A0E" w14:textId="4C7D1FC1" w:rsidR="00D750D6" w:rsidRDefault="00D750D6" w:rsidP="00132992">
          <w:pPr>
            <w:pStyle w:val="Head2"/>
          </w:pPr>
          <w:bookmarkStart w:id="637" w:name="_Toc417727292"/>
          <w:bookmarkStart w:id="638" w:name="_Toc26779161"/>
          <w:bookmarkStart w:id="639" w:name="_Toc36111295"/>
          <w:r>
            <w:t>G.</w:t>
          </w:r>
          <w:r w:rsidR="00132992">
            <w:tab/>
            <w:t>Moderated Settlement Conference</w:t>
          </w:r>
          <w:bookmarkEnd w:id="637"/>
          <w:bookmarkEnd w:id="638"/>
          <w:bookmarkEnd w:id="639"/>
        </w:p>
        <w:p w14:paraId="0D3960CD" w14:textId="53E88C41" w:rsidR="00D750D6" w:rsidRDefault="00D750D6" w:rsidP="00D750D6">
          <w:pPr>
            <w:pStyle w:val="TextParagraph"/>
          </w:pPr>
          <w:r>
            <w:t>A moderated settlement conference is a forum for civil case evaluation and structured settlement negotiations between the parties and their attorneys. The advocates present their cases before an impartial professional or a panel of impartial third p</w:t>
          </w:r>
          <w:r w:rsidR="00A669EB">
            <w:t>ersons</w:t>
          </w:r>
          <w:r>
            <w:t xml:space="preserve"> who evaluate the case </w:t>
          </w:r>
          <w:bookmarkStart w:id="640" w:name="Page_BM_14"/>
          <w:bookmarkEnd w:id="640"/>
          <w:r>
            <w:t>and render an advisory non-binding opinion for use by the parties in settlement negotiations. This method may be used in non-jury cases.</w:t>
          </w:r>
        </w:p>
        <w:p w14:paraId="6D4359A8" w14:textId="2F8B6F06" w:rsidR="00D750D6" w:rsidRDefault="00D750D6" w:rsidP="00132992">
          <w:pPr>
            <w:pStyle w:val="Head2"/>
          </w:pPr>
          <w:bookmarkStart w:id="641" w:name="_Toc417727293"/>
          <w:bookmarkStart w:id="642" w:name="_Toc26779162"/>
          <w:bookmarkStart w:id="643" w:name="_Toc36111296"/>
          <w:r>
            <w:t>H.</w:t>
          </w:r>
          <w:r>
            <w:tab/>
          </w:r>
          <w:r w:rsidR="00132992">
            <w:t>Collaborative Law</w:t>
          </w:r>
          <w:bookmarkEnd w:id="641"/>
          <w:bookmarkEnd w:id="642"/>
          <w:bookmarkEnd w:id="643"/>
        </w:p>
        <w:p w14:paraId="4BD38348" w14:textId="54B3FE8E" w:rsidR="00D750D6" w:rsidRDefault="00D750D6" w:rsidP="00D750D6">
          <w:pPr>
            <w:pStyle w:val="TextParagraph"/>
          </w:pPr>
          <w:r>
            <w:t xml:space="preserve">A balanced approach to resolving civil disputes is known as the collaborative law </w:t>
          </w:r>
          <w:r w:rsidR="00A669EB">
            <w:t>method</w:t>
          </w:r>
          <w:r>
            <w:t>. The parties with the help of a professional versed in dispute resolution agree on their own process to settle their dispute and then proceed to follow th</w:t>
          </w:r>
          <w:r w:rsidR="00A669EB">
            <w:t>at</w:t>
          </w:r>
          <w:r>
            <w:t xml:space="preserve"> process to a resolution. The professional seeks to involve the parties in a mutually cooperative approach and result, which can be very effective in family law cases.</w:t>
          </w:r>
        </w:p>
        <w:p w14:paraId="0C6047BD" w14:textId="355A8254" w:rsidR="00D750D6" w:rsidRDefault="00D750D6" w:rsidP="00132992">
          <w:pPr>
            <w:pStyle w:val="Head2"/>
          </w:pPr>
          <w:bookmarkStart w:id="644" w:name="_Toc417727294"/>
          <w:bookmarkStart w:id="645" w:name="_Toc26779163"/>
          <w:bookmarkStart w:id="646" w:name="_Toc36111297"/>
          <w:r>
            <w:t>I.</w:t>
          </w:r>
          <w:r w:rsidR="00132992">
            <w:tab/>
            <w:t>Private Judging</w:t>
          </w:r>
          <w:bookmarkEnd w:id="644"/>
          <w:bookmarkEnd w:id="645"/>
          <w:bookmarkEnd w:id="646"/>
        </w:p>
        <w:p w14:paraId="46144E97" w14:textId="47E011A8" w:rsidR="00347B7C" w:rsidRDefault="00D750D6" w:rsidP="00D750D6">
          <w:pPr>
            <w:pStyle w:val="TextParagraph"/>
          </w:pPr>
          <w:r>
            <w:t xml:space="preserve">Parties to a civil dispute may agree to submit their dispute to a private “judge” for resolution. This person may be a former judge or </w:t>
          </w:r>
          <w:r w:rsidR="00A669EB">
            <w:t xml:space="preserve">special </w:t>
          </w:r>
          <w:ins w:id="647" w:author="Damien Riehl" w:date="2024-03-07T20:39:00Z">
            <w:r w:rsidR="00E45E41">
              <w:t xml:space="preserve">neutral </w:t>
            </w:r>
          </w:ins>
          <w:del w:id="648" w:author="Damien Riehl" w:date="2024-03-07T20:39:00Z">
            <w:r w:rsidDel="00E45E41">
              <w:delText xml:space="preserve">master </w:delText>
            </w:r>
          </w:del>
          <w:r>
            <w:t xml:space="preserve">or referee. Parties may prefer an expert who has experience deciding similar cases, and the hearing may be able to be scheduled much more quickly than a public trial and conducted more privately. The process is akin to an arbitration proceeding. In some states, the decision by the private judge can be enforced as if it were a civil judgment or </w:t>
          </w:r>
          <w:r w:rsidR="005C2568">
            <w:t xml:space="preserve">may be </w:t>
          </w:r>
          <w:r>
            <w:t>review</w:t>
          </w:r>
          <w:r w:rsidR="005C2568">
            <w:t>able</w:t>
          </w:r>
          <w:r>
            <w:t xml:space="preserve"> by a public judge.</w:t>
          </w:r>
        </w:p>
        <w:p w14:paraId="52F47380" w14:textId="08EBFC53" w:rsidR="00D750D6" w:rsidRDefault="00D750D6" w:rsidP="00132992">
          <w:pPr>
            <w:pStyle w:val="Head2"/>
          </w:pPr>
          <w:bookmarkStart w:id="649" w:name="_Toc417727295"/>
          <w:bookmarkStart w:id="650" w:name="_Toc26779164"/>
          <w:bookmarkStart w:id="651" w:name="_Toc36111298"/>
          <w:r>
            <w:t>J.</w:t>
          </w:r>
          <w:r>
            <w:tab/>
          </w:r>
          <w:del w:id="652" w:author="Roger Haydock" w:date="2023-10-09T16:36:00Z">
            <w:r w:rsidR="007E4462" w:rsidDel="00505D85">
              <w:delText>S</w:delText>
            </w:r>
            <w:r w:rsidR="006104B1" w:rsidDel="00505D85">
              <w:delText>pecial</w:delText>
            </w:r>
            <w:r w:rsidR="00A669EB" w:rsidDel="00505D85">
              <w:delText xml:space="preserve"> </w:delText>
            </w:r>
          </w:del>
          <w:ins w:id="653" w:author="Roger Haydock" w:date="2023-10-09T16:36:00Z">
            <w:r w:rsidR="00505D85">
              <w:t xml:space="preserve">court appointed </w:t>
            </w:r>
          </w:ins>
          <w:del w:id="654" w:author="Roger Haydock" w:date="2023-10-09T16:36:00Z">
            <w:r w:rsidR="00132992" w:rsidDel="00505D85">
              <w:delText>Masters</w:delText>
            </w:r>
          </w:del>
          <w:bookmarkEnd w:id="649"/>
          <w:bookmarkEnd w:id="650"/>
          <w:bookmarkEnd w:id="651"/>
          <w:ins w:id="655" w:author="Roger Haydock" w:date="2023-10-09T16:36:00Z">
            <w:r w:rsidR="00505D85">
              <w:t>neutrals</w:t>
            </w:r>
          </w:ins>
        </w:p>
        <w:p w14:paraId="5F98DD21" w14:textId="1576B77C" w:rsidR="005F53B2" w:rsidRDefault="00D750D6" w:rsidP="00D750D6">
          <w:pPr>
            <w:pStyle w:val="TextParagraph"/>
          </w:pPr>
          <w:r>
            <w:t xml:space="preserve">Experienced and expert professionals may serve as </w:t>
          </w:r>
          <w:ins w:id="656" w:author="Roger Haydock" w:date="2023-10-09T16:36:00Z">
            <w:r w:rsidR="00505D85">
              <w:t>court appointed</w:t>
            </w:r>
          </w:ins>
          <w:del w:id="657" w:author="Roger Haydock" w:date="2023-10-09T16:36:00Z">
            <w:r w:rsidDel="00505D85">
              <w:delText>special</w:delText>
            </w:r>
          </w:del>
          <w:r>
            <w:t xml:space="preserve"> </w:t>
          </w:r>
          <w:ins w:id="658" w:author="Roger Haydock" w:date="2023-10-09T16:36:00Z">
            <w:r w:rsidR="00505D85">
              <w:t>neutrals</w:t>
            </w:r>
          </w:ins>
          <w:del w:id="659" w:author="Roger Haydock" w:date="2023-10-09T16:36:00Z">
            <w:r w:rsidDel="00505D85">
              <w:delText>masters</w:delText>
            </w:r>
          </w:del>
          <w:r>
            <w:t xml:space="preserve"> </w:t>
          </w:r>
          <w:ins w:id="660" w:author="Roger Haydock" w:date="2023-10-09T16:36:00Z">
            <w:r w:rsidR="00505D85">
              <w:t>(CAN)</w:t>
            </w:r>
          </w:ins>
          <w:ins w:id="661" w:author="Roger Haydock" w:date="2023-10-09T16:37:00Z">
            <w:r w:rsidR="00505D85">
              <w:t xml:space="preserve"> </w:t>
            </w:r>
          </w:ins>
          <w:r>
            <w:t xml:space="preserve">to assist the parties, lawyers, and judges in resolving all types of disputes. Federal Rule of Civil Procedure 53 permits these </w:t>
          </w:r>
          <w:ins w:id="662" w:author="Roger Haydock" w:date="2024-06-26T15:19:00Z">
            <w:r w:rsidR="000C59BF">
              <w:t>proficient and capable neutrals</w:t>
            </w:r>
          </w:ins>
          <w:del w:id="663" w:author="Roger Haydock" w:date="2023-10-09T16:37:00Z">
            <w:r w:rsidDel="00505D85">
              <w:delText>masters</w:delText>
            </w:r>
          </w:del>
          <w:r>
            <w:t xml:space="preserve"> to serve a variety of roles that help cases proceed promptly and result in fair settlements. Similar state court rules allow for the appointment of </w:t>
          </w:r>
          <w:ins w:id="664" w:author="Roger Haydock" w:date="2024-06-26T15:20:00Z">
            <w:r w:rsidR="000C59BF">
              <w:t xml:space="preserve">skilled </w:t>
            </w:r>
          </w:ins>
          <w:r>
            <w:t xml:space="preserve">judicial adjuncts to </w:t>
          </w:r>
          <w:ins w:id="665" w:author="Roger Haydock" w:date="2024-06-26T15:20:00Z">
            <w:r w:rsidR="000C59BF">
              <w:t>pe</w:t>
            </w:r>
          </w:ins>
          <w:ins w:id="666" w:author="Roger Haydock" w:date="2024-06-26T15:21:00Z">
            <w:r w:rsidR="000C59BF">
              <w:t>rform</w:t>
            </w:r>
          </w:ins>
          <w:del w:id="667" w:author="Roger Haydock" w:date="2024-06-26T15:20:00Z">
            <w:r w:rsidDel="000C59BF">
              <w:delText>serve</w:delText>
            </w:r>
          </w:del>
          <w:r>
            <w:t xml:space="preserve"> these roles. </w:t>
          </w:r>
          <w:r w:rsidR="00A669EB">
            <w:t xml:space="preserve">See </w:t>
          </w:r>
          <w:ins w:id="668" w:author="Roger Haydock" w:date="2024-06-04T10:50:00Z">
            <w:r w:rsidR="002637B6">
              <w:t xml:space="preserve">§ </w:t>
            </w:r>
          </w:ins>
          <w:del w:id="669" w:author="Roger Haydock" w:date="2024-06-04T10:50:00Z">
            <w:r w:rsidR="00A669EB" w:rsidDel="002637B6">
              <w:delText xml:space="preserve">Section </w:delText>
            </w:r>
          </w:del>
          <w:r w:rsidR="00A669EB">
            <w:t>3.7(E).</w:t>
          </w:r>
        </w:p>
        <w:p w14:paraId="06FFDD0E" w14:textId="1340175A" w:rsidR="00D750D6" w:rsidRDefault="00D750D6" w:rsidP="00D750D6">
          <w:pPr>
            <w:pStyle w:val="TextParagraph"/>
          </w:pPr>
          <w:r>
            <w:t xml:space="preserve">These </w:t>
          </w:r>
          <w:ins w:id="670" w:author="Roger Haydock" w:date="2023-10-09T16:37:00Z">
            <w:r w:rsidR="00505D85">
              <w:t>neutrals</w:t>
            </w:r>
          </w:ins>
          <w:del w:id="671" w:author="Roger Haydock" w:date="2023-10-09T16:37:00Z">
            <w:r w:rsidDel="00505D85">
              <w:delText>masters</w:delText>
            </w:r>
          </w:del>
          <w:r>
            <w:t xml:space="preserve"> save parties time and money, assist lawyers in reaching accords, and help courts resolve cases. </w:t>
          </w:r>
          <w:ins w:id="672" w:author="Roger Haydock" w:date="2023-10-09T16:39:00Z">
            <w:r w:rsidR="00505D85">
              <w:t>These judicial</w:t>
            </w:r>
          </w:ins>
          <w:ins w:id="673" w:author="Roger Haydock" w:date="2023-10-09T16:37:00Z">
            <w:r w:rsidR="00505D85">
              <w:t xml:space="preserve"> neutrals</w:t>
            </w:r>
          </w:ins>
          <w:del w:id="674" w:author="Roger Haydock" w:date="2023-10-09T16:37:00Z">
            <w:r w:rsidDel="00505D85">
              <w:delText>Judicial masters</w:delText>
            </w:r>
          </w:del>
          <w:r>
            <w:t xml:space="preserve"> often serve in complex cases, class actions, multi-district litigation, and may serve in an appropriate criminal case. More information about their </w:t>
          </w:r>
          <w:r>
            <w:lastRenderedPageBreak/>
            <w:t xml:space="preserve">services can be obtained </w:t>
          </w:r>
          <w:ins w:id="675" w:author="Roger Haydock" w:date="2023-10-09T16:38:00Z">
            <w:r w:rsidR="00505D85">
              <w:t xml:space="preserve">from the Academy of Court Appointed Neutrals </w:t>
            </w:r>
          </w:ins>
          <w:ins w:id="676" w:author="Roger Haydock" w:date="2023-10-09T16:39:00Z">
            <w:r w:rsidR="00505D85">
              <w:t xml:space="preserve">(ACAN) </w:t>
            </w:r>
          </w:ins>
          <w:ins w:id="677" w:author="Roger Haydock" w:date="2023-10-09T16:38:00Z">
            <w:r w:rsidR="00505D85">
              <w:t xml:space="preserve">at </w:t>
            </w:r>
          </w:ins>
          <w:del w:id="678" w:author="Roger Haydock" w:date="2023-10-09T16:38:00Z">
            <w:r w:rsidDel="00505D85">
              <w:delText>at</w:delText>
            </w:r>
          </w:del>
          <w:del w:id="679" w:author="Roger Haydock" w:date="2023-10-09T16:37:00Z">
            <w:r w:rsidDel="00505D85">
              <w:delText xml:space="preserve"> </w:delText>
            </w:r>
          </w:del>
          <w:ins w:id="680" w:author="Roger Haydock" w:date="2023-10-09T16:38:00Z">
            <w:r w:rsidR="00505D85">
              <w:t>www.courtappointedneutrals.org.</w:t>
            </w:r>
          </w:ins>
          <w:del w:id="681" w:author="Roger Haydock" w:date="2023-10-09T16:37:00Z">
            <w:r w:rsidDel="00505D85">
              <w:fldChar w:fldCharType="begin"/>
            </w:r>
            <w:r w:rsidDel="00505D85">
              <w:delInstrText>HYPERLINK "http://www.courtappointedmasters.org/"</w:delInstrText>
            </w:r>
            <w:r w:rsidDel="00505D85">
              <w:fldChar w:fldCharType="separate"/>
            </w:r>
            <w:r w:rsidRPr="00231EE9" w:rsidDel="00505D85">
              <w:rPr>
                <w:rStyle w:val="Hyperlink"/>
                <w:szCs w:val="24"/>
              </w:rPr>
              <w:delText>www.courtappointedmasters.org</w:delText>
            </w:r>
            <w:r w:rsidDel="00505D85">
              <w:rPr>
                <w:rStyle w:val="Hyperlink"/>
                <w:szCs w:val="24"/>
              </w:rPr>
              <w:fldChar w:fldCharType="end"/>
            </w:r>
            <w:r w:rsidRPr="00231EE9" w:rsidDel="00505D85">
              <w:delText>.</w:delText>
            </w:r>
          </w:del>
        </w:p>
        <w:p w14:paraId="20D0169D" w14:textId="785C6832" w:rsidR="00D750D6" w:rsidRDefault="00D750D6" w:rsidP="00D750D6">
          <w:pPr>
            <w:pStyle w:val="Head2"/>
          </w:pPr>
          <w:bookmarkStart w:id="682" w:name="_Toc417727296"/>
          <w:bookmarkStart w:id="683" w:name="_Toc26779165"/>
          <w:bookmarkStart w:id="684" w:name="_Toc36111299"/>
          <w:r>
            <w:rPr>
              <w:caps w:val="0"/>
            </w:rPr>
            <w:t>K</w:t>
          </w:r>
          <w:r>
            <w:t>.</w:t>
          </w:r>
          <w:r>
            <w:tab/>
          </w:r>
          <w:r w:rsidR="00225E5D" w:rsidRPr="00225E5D">
            <w:t xml:space="preserve">Court Mandated </w:t>
          </w:r>
          <w:r w:rsidR="00225E5D">
            <w:t>o</w:t>
          </w:r>
          <w:r w:rsidR="00225E5D" w:rsidRPr="00225E5D">
            <w:t>r</w:t>
          </w:r>
          <w:r w:rsidR="00FB0618">
            <w:t xml:space="preserve"> </w:t>
          </w:r>
          <w:r w:rsidR="00225E5D" w:rsidRPr="00225E5D">
            <w:t>Consensual Proce</w:t>
          </w:r>
          <w:r w:rsidR="005C2568">
            <w:t>ss</w:t>
          </w:r>
          <w:bookmarkEnd w:id="682"/>
          <w:bookmarkEnd w:id="683"/>
          <w:bookmarkEnd w:id="684"/>
        </w:p>
        <w:p w14:paraId="6A00452C" w14:textId="127568D6" w:rsidR="00D750D6" w:rsidRDefault="00D750D6" w:rsidP="00D750D6">
          <w:pPr>
            <w:pStyle w:val="TextParagraph"/>
          </w:pPr>
          <w:r>
            <w:t>A growing number of jurisdictions are mandating the use of one or more of these alternatives to resolve civil disputes prior to trial. Some states require the parties to attempt an ADR method (usually mediation) before a case may proceed to trial. Other decision makers by statute or rule have discretion to require parties to submit to a resolution procedure.</w:t>
          </w:r>
        </w:p>
        <w:p w14:paraId="276A9568" w14:textId="2482FB58" w:rsidR="00D750D6" w:rsidRDefault="00D750D6" w:rsidP="00D750D6">
          <w:pPr>
            <w:pStyle w:val="TextParagraph"/>
          </w:pPr>
          <w:r>
            <w:t>Parties may also agree to use one or more ADR methods instead of relying on the court system to solve their problems. Some parties believe the judicial system is too costly, too slow, and too unpredictable. They may well prefer and choose private mediation and binding arbitration to resolve their problems.</w:t>
          </w:r>
          <w:r w:rsidR="00A669EB">
            <w:t xml:space="preserve"> This process is known as a med-arb proceeding, with the parties initially attempting to mediate, and if that fails, they then arbitrate their dispute.</w:t>
          </w:r>
        </w:p>
        <w:p w14:paraId="79AEA06C" w14:textId="5D5EAD8B" w:rsidR="00D750D6" w:rsidRDefault="00D750D6" w:rsidP="00766513">
          <w:pPr>
            <w:pStyle w:val="Head1Ch1"/>
          </w:pPr>
          <w:bookmarkStart w:id="685" w:name="Page_BM_15"/>
          <w:bookmarkStart w:id="686" w:name="_Toc417727298"/>
          <w:bookmarkStart w:id="687" w:name="_Toc417728666"/>
          <w:bookmarkStart w:id="688" w:name="_Toc26779166"/>
          <w:bookmarkStart w:id="689" w:name="_Toc36111042"/>
          <w:bookmarkStart w:id="690" w:name="_Toc36111300"/>
          <w:bookmarkEnd w:id="685"/>
          <w:r>
            <w:t>S</w:t>
          </w:r>
          <w:r w:rsidRPr="009075DD">
            <w:t>torytelling</w:t>
          </w:r>
          <w:r>
            <w:t xml:space="preserve"> Techniques</w:t>
          </w:r>
          <w:bookmarkEnd w:id="686"/>
          <w:bookmarkEnd w:id="687"/>
          <w:bookmarkEnd w:id="688"/>
          <w:bookmarkEnd w:id="689"/>
          <w:bookmarkEnd w:id="690"/>
        </w:p>
        <w:p w14:paraId="3B4D5402" w14:textId="5AAD54F8" w:rsidR="00D750D6" w:rsidRDefault="00D750D6" w:rsidP="00D750D6">
          <w:pPr>
            <w:pStyle w:val="TextParagraph"/>
          </w:pPr>
          <w:r>
            <w:t xml:space="preserve">Advocates are storytellers, and effective storytelling techniques are adaptable to advocacy. Advocates use language, images, words, pictures, and other devices to tell a compelling, interesting, and persuasive story. Good storytellers immediately draw the </w:t>
          </w:r>
          <w:r w:rsidR="00A669EB">
            <w:t xml:space="preserve">listeners </w:t>
          </w:r>
          <w:r>
            <w:t>into the story and maintain the</w:t>
          </w:r>
          <w:r w:rsidR="00A669EB">
            <w:t>ir</w:t>
          </w:r>
          <w:r>
            <w:t xml:space="preserve"> attention throughout. Playwrights establish the circumstances of time and place, introduce the protagonists, develop a conflict, and then present solutions to the conflict. Advocates can look to these and other approaches in crafting a </w:t>
          </w:r>
          <w:ins w:id="691" w:author="Roger Haydock" w:date="2023-10-09T16:41:00Z">
            <w:r w:rsidR="00505D85">
              <w:t>convincing</w:t>
            </w:r>
          </w:ins>
          <w:ins w:id="692" w:author="Roger Haydock" w:date="2023-10-09T16:40:00Z">
            <w:r w:rsidR="00505D85">
              <w:t xml:space="preserve"> </w:t>
            </w:r>
          </w:ins>
          <w:r>
            <w:t>story.</w:t>
          </w:r>
        </w:p>
        <w:p w14:paraId="209CA579" w14:textId="3CFFD3BC" w:rsidR="00D750D6" w:rsidRDefault="00D750D6" w:rsidP="00D750D6">
          <w:pPr>
            <w:pStyle w:val="TextParagraph"/>
          </w:pPr>
          <w:r>
            <w:t xml:space="preserve">There are a variety of professions beyond the legal profession that focus and rely on storytelling as part of their success. Ingredients basic to all effective stories include narrative theory and story construction. Narrative theory provides the basis to understand the contents of what constitutes an effective story. Story construction </w:t>
          </w:r>
          <w:r w:rsidR="005C2568">
            <w:t>can be</w:t>
          </w:r>
          <w:r>
            <w:t xml:space="preserve"> an essential step in case planning</w:t>
          </w:r>
          <w:r w:rsidR="00A669EB">
            <w:t xml:space="preserve"> and</w:t>
          </w:r>
          <w:r>
            <w:t xml:space="preserve"> </w:t>
          </w:r>
          <w:r w:rsidR="00A669EB">
            <w:t>preparing the case for</w:t>
          </w:r>
          <w:r>
            <w:t xml:space="preserve"> present</w:t>
          </w:r>
          <w:r w:rsidR="00A669EB">
            <w:t>ation</w:t>
          </w:r>
          <w:r>
            <w:t>.</w:t>
          </w:r>
          <w:del w:id="693" w:author="Roger Haydock" w:date="2023-10-09T16:42:00Z">
            <w:r w:rsidRPr="00CD615C" w:rsidDel="00505D85">
              <w:rPr>
                <w:rStyle w:val="FootnoteReference"/>
              </w:rPr>
              <w:footnoteReference w:id="2"/>
            </w:r>
          </w:del>
        </w:p>
        <w:p w14:paraId="3484D725" w14:textId="2B59AA44" w:rsidR="00D750D6" w:rsidRDefault="00D750D6" w:rsidP="00D750D6">
          <w:pPr>
            <w:pStyle w:val="TextParagraph"/>
          </w:pPr>
          <w:r>
            <w:t>Attorneys need to make choices in creating story lines. They can review and shape what happened and why, what really matters, what are the plot lines, who are the main characters and other actors, and what are the crucial factual issues and legal elements. The ending of the story concludes with the best way to resolve what happened—a choice ultimately to be made by the decision maker.</w:t>
          </w:r>
        </w:p>
        <w:p w14:paraId="673E6528" w14:textId="7759C952" w:rsidR="00D750D6" w:rsidRDefault="00D750D6" w:rsidP="00D750D6">
          <w:pPr>
            <w:pStyle w:val="TextParagraph"/>
          </w:pPr>
          <w:r>
            <w:t xml:space="preserve">Advocates have alternative ways to tell their stories. There are critical decisions to be made regarding what is included in the story and what is left out, what is emphasized and what is minimized, and what solutions are available to resolve the dispute. That’s why it’s vital for clients to be </w:t>
          </w:r>
          <w:r>
            <w:lastRenderedPageBreak/>
            <w:t>involved in deciding what story is best told. Parties want to be proud and pleased with the story being presented by their lawyers, and they need to make their preferences known. The facts, the law, and client goals largely shape these choices.</w:t>
          </w:r>
        </w:p>
        <w:p w14:paraId="5FBB8AA4" w14:textId="3DC699AE" w:rsidR="00D750D6" w:rsidRPr="006C123A" w:rsidRDefault="00D750D6" w:rsidP="00D750D6">
          <w:pPr>
            <w:pStyle w:val="TextParagraph"/>
          </w:pPr>
          <w:r>
            <w:t xml:space="preserve">A variety of other factors discussed below and in subsequent chapters influence the </w:t>
          </w:r>
          <w:r w:rsidR="00A669EB">
            <w:t>ultimate</w:t>
          </w:r>
          <w:r>
            <w:t xml:space="preserve"> decisions and the final story to be told.</w:t>
          </w:r>
        </w:p>
        <w:p w14:paraId="38C2B0FC" w14:textId="77777777" w:rsidR="00D750D6" w:rsidRDefault="00D750D6" w:rsidP="00D750D6">
          <w:pPr>
            <w:pStyle w:val="Head2"/>
          </w:pPr>
          <w:bookmarkStart w:id="696" w:name="_Toc417727299"/>
          <w:bookmarkStart w:id="697" w:name="_Toc26779167"/>
          <w:bookmarkStart w:id="698" w:name="_Toc36111301"/>
          <w:r>
            <w:t>A.</w:t>
          </w:r>
          <w:r>
            <w:tab/>
            <w:t>Use Primacy and Recency</w:t>
          </w:r>
          <w:bookmarkEnd w:id="696"/>
          <w:bookmarkEnd w:id="697"/>
          <w:bookmarkEnd w:id="698"/>
        </w:p>
        <w:p w14:paraId="200C939B" w14:textId="31057BE9" w:rsidR="00D750D6" w:rsidRDefault="00D750D6" w:rsidP="00D750D6">
          <w:pPr>
            <w:pStyle w:val="TextParagraph"/>
          </w:pPr>
          <w:r>
            <w:t>People remember best that which they hear first and last. The doctrines of primacy—what a person hears first—and recency—what a person hears last—may dictate when critical evidence ought to be introduced during a case. These doctrines apply to the case as a whole as well as to each stage of the trial or hearing, including the opening statement, witness examinations, and the closing argument.</w:t>
          </w:r>
        </w:p>
        <w:p w14:paraId="1D8775E8" w14:textId="77777777" w:rsidR="00D750D6" w:rsidRDefault="00D750D6" w:rsidP="00D750D6">
          <w:pPr>
            <w:pStyle w:val="Head2"/>
          </w:pPr>
          <w:bookmarkStart w:id="699" w:name="Page_BM_16"/>
          <w:bookmarkStart w:id="700" w:name="_Toc417727300"/>
          <w:bookmarkStart w:id="701" w:name="_Toc26779168"/>
          <w:bookmarkStart w:id="702" w:name="_Toc36111302"/>
          <w:bookmarkEnd w:id="699"/>
          <w:r>
            <w:t>B.</w:t>
          </w:r>
          <w:r>
            <w:tab/>
            <w:t>Reasonably Repeat Information</w:t>
          </w:r>
          <w:bookmarkEnd w:id="700"/>
          <w:bookmarkEnd w:id="701"/>
          <w:bookmarkEnd w:id="702"/>
        </w:p>
        <w:p w14:paraId="70C2FB87" w14:textId="22316AD4" w:rsidR="00D750D6" w:rsidRDefault="00D750D6" w:rsidP="00D750D6">
          <w:pPr>
            <w:pStyle w:val="TextParagraph"/>
          </w:pPr>
          <w:r>
            <w:t>The more times individuals perceive something the more likely they will believe it and remember it. Evidence can be referred to a reasonable number of times to increase the chances that the fact finders will recall and believe it. What is reasonable depends on the circumstances of the case, the length of the case presentation, and the manner in which the information is repeated.</w:t>
          </w:r>
        </w:p>
        <w:p w14:paraId="0338575E" w14:textId="622711A5" w:rsidR="00D750D6" w:rsidRDefault="00D750D6" w:rsidP="00D750D6">
          <w:pPr>
            <w:pStyle w:val="Head2"/>
          </w:pPr>
          <w:bookmarkStart w:id="703" w:name="_Toc417727301"/>
          <w:bookmarkStart w:id="704" w:name="_Toc26779169"/>
          <w:bookmarkStart w:id="705" w:name="_Toc36111303"/>
          <w:r>
            <w:t>C.</w:t>
          </w:r>
          <w:r>
            <w:tab/>
          </w:r>
          <w:r w:rsidR="006104B1">
            <w:t>Rely on</w:t>
          </w:r>
          <w:r>
            <w:t xml:space="preserve"> the Rule of Three</w:t>
          </w:r>
          <w:bookmarkEnd w:id="703"/>
          <w:bookmarkEnd w:id="704"/>
          <w:bookmarkEnd w:id="705"/>
        </w:p>
        <w:p w14:paraId="237C653A" w14:textId="77777777" w:rsidR="00D750D6" w:rsidRDefault="00D750D6" w:rsidP="00D750D6">
          <w:pPr>
            <w:pStyle w:val="TextParagraph"/>
          </w:pPr>
          <w:r>
            <w:t>Advocates: explain what happened (opening statement), detail what happened through witnesses and documents (evidence), and summarize what happened (summation). This format follows a rule of persuasion: “Tell them what you are going to tell them, tell them, and tell them what you have told them.”</w:t>
          </w:r>
        </w:p>
        <w:p w14:paraId="76441EC3" w14:textId="77777777" w:rsidR="00D750D6" w:rsidRDefault="00D750D6" w:rsidP="00D750D6">
          <w:pPr>
            <w:pStyle w:val="Head2"/>
          </w:pPr>
          <w:bookmarkStart w:id="706" w:name="_Toc417727302"/>
          <w:bookmarkStart w:id="707" w:name="_Toc26779170"/>
          <w:bookmarkStart w:id="708" w:name="_Toc36111304"/>
          <w:r>
            <w:t>D.</w:t>
          </w:r>
          <w:r>
            <w:tab/>
            <w:t>Establish Realism</w:t>
          </w:r>
          <w:bookmarkEnd w:id="706"/>
          <w:bookmarkEnd w:id="707"/>
          <w:bookmarkEnd w:id="708"/>
        </w:p>
        <w:p w14:paraId="2E5D14A1" w14:textId="07DFE3CD" w:rsidR="00D750D6" w:rsidRDefault="00D750D6" w:rsidP="00D750D6">
          <w:pPr>
            <w:pStyle w:val="TextParagraph"/>
          </w:pPr>
          <w:r>
            <w:t xml:space="preserve">A successful play or movie captures the audience so they </w:t>
          </w:r>
          <w:r w:rsidR="005C2568">
            <w:t>overlook</w:t>
          </w:r>
          <w:ins w:id="709" w:author="Damien Riehl" w:date="2024-03-07T20:42:00Z">
            <w:r w:rsidR="00E45E41">
              <w:t xml:space="preserve"> that</w:t>
            </w:r>
          </w:ins>
          <w:r>
            <w:t xml:space="preserve"> they are a</w:t>
          </w:r>
          <w:r w:rsidR="005C2568">
            <w:t>ttending a</w:t>
          </w:r>
          <w:r>
            <w:t xml:space="preserve"> play or watching a movie. A poorly presented dramatic act makes the audience aware of what they are watching and anxious for the end of the make-believe story. The advocate, paralleling the goal of the playwright, </w:t>
          </w:r>
          <w:r w:rsidR="00A669EB">
            <w:t xml:space="preserve">may prefer that </w:t>
          </w:r>
          <w:r>
            <w:t>the fact finders forget they are decision makers at a trial or hearing and instead believe they are observers at a</w:t>
          </w:r>
          <w:r w:rsidR="00A669EB">
            <w:t>n actual</w:t>
          </w:r>
          <w:r>
            <w:t xml:space="preserve"> event unfolding before them.</w:t>
          </w:r>
        </w:p>
        <w:p w14:paraId="43ED2CA5" w14:textId="64DBCF1E" w:rsidR="00D750D6" w:rsidRPr="00225E5D" w:rsidRDefault="00D750D6" w:rsidP="00225E5D">
          <w:pPr>
            <w:pStyle w:val="Head2"/>
          </w:pPr>
          <w:bookmarkStart w:id="710" w:name="_Toc417727303"/>
          <w:bookmarkStart w:id="711" w:name="_Toc26779171"/>
          <w:bookmarkStart w:id="712" w:name="_Toc36111305"/>
          <w:r w:rsidRPr="00225E5D">
            <w:t>E.</w:t>
          </w:r>
          <w:r w:rsidRPr="00225E5D">
            <w:tab/>
            <w:t xml:space="preserve">Develop </w:t>
          </w:r>
          <w:r w:rsidR="00225E5D" w:rsidRPr="00225E5D">
            <w:t xml:space="preserve">Human </w:t>
          </w:r>
          <w:r w:rsidRPr="00225E5D">
            <w:t>Interest</w:t>
          </w:r>
          <w:bookmarkEnd w:id="710"/>
          <w:r w:rsidRPr="00225E5D">
            <w:t>s</w:t>
          </w:r>
          <w:bookmarkEnd w:id="711"/>
          <w:bookmarkEnd w:id="712"/>
        </w:p>
        <w:p w14:paraId="7CD68CB4" w14:textId="7A572DBE" w:rsidR="00D750D6" w:rsidRDefault="00D750D6" w:rsidP="00D750D6">
          <w:pPr>
            <w:pStyle w:val="TextParagraph"/>
          </w:pPr>
          <w:r>
            <w:t xml:space="preserve">Advocates need to make all cases as interesting as possible to hold the attention of decision makers and influence the final outcome. Some cases are interesting by their very nature. For example, a </w:t>
          </w:r>
          <w:del w:id="713" w:author="Roger Haydock" w:date="2023-10-09T16:45:00Z">
            <w:r w:rsidDel="00FF18A7">
              <w:delText xml:space="preserve">wrongful death or </w:delText>
            </w:r>
          </w:del>
          <w:r>
            <w:t xml:space="preserve">murder case </w:t>
          </w:r>
          <w:ins w:id="714" w:author="Roger Haydock" w:date="2023-10-09T16:45:00Z">
            <w:r w:rsidR="00FF18A7">
              <w:t xml:space="preserve">or </w:t>
            </w:r>
          </w:ins>
          <w:ins w:id="715" w:author="Roger Haydock" w:date="2023-10-09T16:46:00Z">
            <w:r w:rsidR="00FF18A7">
              <w:t xml:space="preserve">a </w:t>
            </w:r>
          </w:ins>
          <w:ins w:id="716" w:author="Roger Haydock" w:date="2023-10-09T16:45:00Z">
            <w:r w:rsidR="00FF18A7">
              <w:t xml:space="preserve">civil </w:t>
            </w:r>
            <w:r w:rsidR="00FF18A7">
              <w:lastRenderedPageBreak/>
              <w:t>disaster</w:t>
            </w:r>
          </w:ins>
          <w:ins w:id="717" w:author="Roger Haydock" w:date="2023-10-09T16:46:00Z">
            <w:r w:rsidR="00FF18A7">
              <w:t xml:space="preserve"> event</w:t>
            </w:r>
          </w:ins>
          <w:ins w:id="718" w:author="Roger Haydock" w:date="2023-10-09T16:45:00Z">
            <w:r w:rsidR="00FF18A7">
              <w:t xml:space="preserve"> </w:t>
            </w:r>
          </w:ins>
          <w:r>
            <w:t xml:space="preserve">is </w:t>
          </w:r>
          <w:r w:rsidR="00A669EB">
            <w:t xml:space="preserve">inherently </w:t>
          </w:r>
          <w:r>
            <w:t xml:space="preserve">dramatic. Other cases, such as those involving commercial litigation and real estate, are not </w:t>
          </w:r>
          <w:r w:rsidR="00A669EB">
            <w:t>nearly</w:t>
          </w:r>
          <w:r>
            <w:t xml:space="preserve"> as exciting, but </w:t>
          </w:r>
          <w:r w:rsidR="005C2568">
            <w:t>can</w:t>
          </w:r>
          <w:r>
            <w:t xml:space="preserve"> be made interesting.</w:t>
          </w:r>
        </w:p>
        <w:p w14:paraId="4DE0E2A1" w14:textId="26A8834C" w:rsidR="00D750D6" w:rsidRDefault="00D750D6" w:rsidP="00D750D6">
          <w:pPr>
            <w:pStyle w:val="TextParagraph"/>
          </w:pPr>
          <w:r>
            <w:t>For example, every commercial case is about people making business decisions. The advocate must present these people and these decisions in as stimulating a way as possible. As another example, every real estate case involves a unique piece of property. The advocate might be able to establish the special value or historical nature of this property to increase the interest level of the case. Even with seemingly mundane facts, the advocate must create and develop as much interest as possible so the fact finder will more likely absorb and remember the events.</w:t>
          </w:r>
        </w:p>
        <w:p w14:paraId="47632376" w14:textId="1CED26F3" w:rsidR="00D750D6" w:rsidRDefault="00D750D6" w:rsidP="00D750D6">
          <w:pPr>
            <w:pStyle w:val="TextParagraph"/>
          </w:pPr>
          <w:r>
            <w:t xml:space="preserve">Enhancing the humanistic aspects of a client, issue, or case also helps the fact finder understand, appreciate, and empathize with a party. This enhancement may create a “connection” or, even better, a “bond” between the decision maker and a party. This approach parallels other storytelling </w:t>
          </w:r>
          <w:r w:rsidR="00A669EB">
            <w:t>developments</w:t>
          </w:r>
          <w:r>
            <w:t>.</w:t>
          </w:r>
        </w:p>
        <w:p w14:paraId="41545210" w14:textId="63DA0783" w:rsidR="00D750D6" w:rsidRDefault="00D750D6" w:rsidP="00D750D6">
          <w:pPr>
            <w:pStyle w:val="Head2"/>
          </w:pPr>
          <w:bookmarkStart w:id="719" w:name="_Toc26779172"/>
          <w:bookmarkStart w:id="720" w:name="_Toc36111306"/>
          <w:r>
            <w:t>F.</w:t>
          </w:r>
          <w:r w:rsidR="00347B7C">
            <w:tab/>
          </w:r>
          <w:r w:rsidR="005534AE" w:rsidRPr="005534AE">
            <w:t xml:space="preserve">Enhance Emotions </w:t>
          </w:r>
          <w:r w:rsidR="004B7370">
            <w:t>a</w:t>
          </w:r>
          <w:r w:rsidR="005534AE" w:rsidRPr="005534AE">
            <w:t>nd Reactions</w:t>
          </w:r>
          <w:bookmarkEnd w:id="719"/>
          <w:bookmarkEnd w:id="720"/>
        </w:p>
        <w:p w14:paraId="6E718A32" w14:textId="2C86AEF1" w:rsidR="00D750D6" w:rsidRDefault="00D750D6" w:rsidP="00D750D6">
          <w:pPr>
            <w:pStyle w:val="TextParagraph"/>
          </w:pPr>
          <w:r>
            <w:t>An advocate may be able to use the emotions inherent in a case as an actor relies on the emotions intrinsic to a play. An actor does not become the source of an emotional catharsis; it is the reenactment of an event that creates cathartic reactions in the audience. A good actor leads the audience to the threshold of emotion, and the culmination of that emotion is felt by the audience. An advocate tries to create an atmosphere in which the decision maker is affected by emotions at the right time. For example, in a wrongful death case, the plaintiff’s lawyer wants the jurors to feel grief in such a way that their compassion favorably affects their judgment during deliberations.</w:t>
          </w:r>
        </w:p>
        <w:p w14:paraId="14CFA3D1" w14:textId="1DF617FC" w:rsidR="00D750D6" w:rsidRDefault="00D750D6" w:rsidP="00D750D6">
          <w:pPr>
            <w:pStyle w:val="Head2"/>
          </w:pPr>
          <w:bookmarkStart w:id="721" w:name="Page_BM_17"/>
          <w:bookmarkStart w:id="722" w:name="_Toc417727304"/>
          <w:bookmarkStart w:id="723" w:name="_Toc26779173"/>
          <w:bookmarkStart w:id="724" w:name="_Toc36111307"/>
          <w:bookmarkEnd w:id="721"/>
          <w:r>
            <w:t>G.</w:t>
          </w:r>
          <w:r>
            <w:tab/>
          </w:r>
          <w:r w:rsidR="006104B1">
            <w:t>Enrich</w:t>
          </w:r>
          <w:r>
            <w:t xml:space="preserve"> Visual Senses</w:t>
          </w:r>
          <w:bookmarkEnd w:id="722"/>
          <w:bookmarkEnd w:id="723"/>
          <w:bookmarkEnd w:id="724"/>
        </w:p>
        <w:p w14:paraId="4097E13A" w14:textId="77777777" w:rsidR="00EC300B" w:rsidRDefault="00D750D6" w:rsidP="00D750D6">
          <w:pPr>
            <w:pStyle w:val="TextParagraph"/>
            <w:rPr>
              <w:ins w:id="725" w:author="Roger Haydock" w:date="2024-06-04T10:25:00Z"/>
            </w:rPr>
          </w:pPr>
          <w:r>
            <w:t xml:space="preserve">Studies and experience reveal that individuals remember a much larger percent of what they both see and hear compared to what they just hear. Contemporary educational and entertainment approaches are designed to involve and influence multiple senses. People often communicate with images </w:t>
          </w:r>
          <w:ins w:id="726" w:author="Roger Haydock" w:date="2023-10-09T16:45:00Z">
            <w:r w:rsidR="00FF18A7">
              <w:t xml:space="preserve">and videos </w:t>
            </w:r>
          </w:ins>
          <w:r>
            <w:t xml:space="preserve">and icons, such as emoticons and emojis, to augment or replace the printed word. </w:t>
          </w:r>
        </w:p>
        <w:p w14:paraId="7CCC41F1" w14:textId="04EE2F43" w:rsidR="00D750D6" w:rsidRDefault="00D750D6" w:rsidP="00D750D6">
          <w:pPr>
            <w:pStyle w:val="TextParagraph"/>
          </w:pPr>
          <w:r>
            <w:t>The use of</w:t>
          </w:r>
          <w:r w:rsidR="00347B7C">
            <w:t xml:space="preserve"> </w:t>
          </w:r>
          <w:r>
            <w:t xml:space="preserve">documentary and computer exhibits and visual aids in advocacy cases increases the likelihood that the fact finder will recall and understand specific evidence and presentations. </w:t>
          </w:r>
          <w:ins w:id="727" w:author="Damien Riehl" w:date="2024-03-07T20:44:00Z">
            <w:r w:rsidR="00E45E41">
              <w:t xml:space="preserve">Increasingly, GenAI permits lawyers to </w:t>
            </w:r>
            <w:del w:id="728" w:author="Roger Haydock" w:date="2024-03-12T13:18:00Z">
              <w:r w:rsidR="00E45E41" w:rsidDel="009303DC">
                <w:delText>more-easily</w:delText>
              </w:r>
            </w:del>
          </w:ins>
          <w:ins w:id="729" w:author="Roger Haydock" w:date="2024-03-12T13:18:00Z">
            <w:r w:rsidR="009303DC">
              <w:t>readily</w:t>
            </w:r>
          </w:ins>
          <w:ins w:id="730" w:author="Damien Riehl" w:date="2024-03-07T20:44:00Z">
            <w:r w:rsidR="00E45E41">
              <w:t xml:space="preserve"> c</w:t>
            </w:r>
          </w:ins>
          <w:ins w:id="731" w:author="Damien Riehl" w:date="2024-03-07T20:45:00Z">
            <w:r w:rsidR="00E45E41">
              <w:t xml:space="preserve">reate images, videos, </w:t>
            </w:r>
          </w:ins>
          <w:ins w:id="732" w:author="Roger Haydock" w:date="2024-03-12T13:21:00Z">
            <w:r w:rsidR="009303DC">
              <w:t xml:space="preserve">diagrams, charts, </w:t>
            </w:r>
          </w:ins>
          <w:ins w:id="733" w:author="Damien Riehl" w:date="2024-03-07T20:46:00Z">
            <w:r w:rsidR="00E45E41">
              <w:t xml:space="preserve">and </w:t>
            </w:r>
          </w:ins>
          <w:ins w:id="734" w:author="Damien Riehl" w:date="2024-03-07T20:45:00Z">
            <w:r w:rsidR="00E45E41">
              <w:t xml:space="preserve">icons </w:t>
            </w:r>
          </w:ins>
          <w:ins w:id="735" w:author="Roger Haydock" w:date="2024-03-12T13:18:00Z">
            <w:r w:rsidR="009303DC">
              <w:t xml:space="preserve">that are high quality and very </w:t>
            </w:r>
          </w:ins>
          <w:ins w:id="736" w:author="Roger Haydock" w:date="2024-03-12T13:19:00Z">
            <w:r w:rsidR="009303DC">
              <w:t>effect</w:t>
            </w:r>
          </w:ins>
          <w:ins w:id="737" w:author="Roger Haydock" w:date="2024-03-12T13:20:00Z">
            <w:r w:rsidR="009303DC">
              <w:t>ual</w:t>
            </w:r>
          </w:ins>
          <w:ins w:id="738" w:author="Roger Haydock" w:date="2024-03-12T13:19:00Z">
            <w:r w:rsidR="009303DC">
              <w:t>. These can be crafte</w:t>
            </w:r>
          </w:ins>
          <w:ins w:id="739" w:author="Roger Haydock" w:date="2024-03-12T13:20:00Z">
            <w:r w:rsidR="009303DC">
              <w:t xml:space="preserve">d </w:t>
            </w:r>
          </w:ins>
          <w:ins w:id="740" w:author="Damien Riehl" w:date="2024-03-07T20:45:00Z">
            <w:r w:rsidR="00E45E41">
              <w:t xml:space="preserve">without </w:t>
            </w:r>
          </w:ins>
          <w:ins w:id="741" w:author="Roger Haydock" w:date="2024-03-12T13:20:00Z">
            <w:r w:rsidR="009303DC">
              <w:t xml:space="preserve">the </w:t>
            </w:r>
          </w:ins>
          <w:ins w:id="742" w:author="Damien Riehl" w:date="2024-03-07T20:45:00Z">
            <w:r w:rsidR="00E45E41">
              <w:t>need</w:t>
            </w:r>
            <w:del w:id="743" w:author="Roger Haydock" w:date="2024-03-12T13:20:00Z">
              <w:r w:rsidR="00E45E41" w:rsidDel="009303DC">
                <w:delText>ing</w:delText>
              </w:r>
            </w:del>
            <w:r w:rsidR="00E45E41">
              <w:t xml:space="preserve"> to hire experts</w:t>
            </w:r>
          </w:ins>
          <w:ins w:id="744" w:author="Damien Riehl" w:date="2024-03-07T20:46:00Z">
            <w:r w:rsidR="00E45E41">
              <w:t>—</w:t>
            </w:r>
          </w:ins>
          <w:ins w:id="745" w:author="Damien Riehl" w:date="2024-03-07T20:45:00Z">
            <w:r w:rsidR="00E45E41">
              <w:t>further</w:t>
            </w:r>
          </w:ins>
          <w:ins w:id="746" w:author="Damien Riehl" w:date="2024-03-07T20:46:00Z">
            <w:r w:rsidR="00E45E41">
              <w:t xml:space="preserve"> </w:t>
            </w:r>
          </w:ins>
          <w:ins w:id="747" w:author="Damien Riehl" w:date="2024-03-07T20:45:00Z">
            <w:r w:rsidR="00E45E41">
              <w:t>democratizing</w:t>
            </w:r>
          </w:ins>
          <w:ins w:id="748" w:author="Damien Riehl" w:date="2024-03-07T20:46:00Z">
            <w:r w:rsidR="00E45E41">
              <w:t xml:space="preserve"> the</w:t>
            </w:r>
            <w:del w:id="749" w:author="Roger Haydock" w:date="2024-03-12T13:21:00Z">
              <w:r w:rsidR="00E45E41" w:rsidDel="009303DC">
                <w:delText>se</w:delText>
              </w:r>
            </w:del>
            <w:del w:id="750" w:author="Roger Haydock" w:date="2024-03-12T13:20:00Z">
              <w:r w:rsidR="00E45E41" w:rsidDel="009303DC">
                <w:delText xml:space="preserve"> tools’</w:delText>
              </w:r>
            </w:del>
            <w:r w:rsidR="00E45E41">
              <w:t xml:space="preserve"> use</w:t>
            </w:r>
          </w:ins>
          <w:ins w:id="751" w:author="Roger Haydock" w:date="2024-03-12T13:20:00Z">
            <w:r w:rsidR="009303DC">
              <w:t xml:space="preserve"> of these tools</w:t>
            </w:r>
          </w:ins>
          <w:ins w:id="752" w:author="Damien Riehl" w:date="2024-03-07T20:47:00Z">
            <w:r w:rsidR="00E45E41">
              <w:t xml:space="preserve">, </w:t>
            </w:r>
            <w:r w:rsidR="00E45E41">
              <w:lastRenderedPageBreak/>
              <w:t>regardless of client budgets</w:t>
            </w:r>
          </w:ins>
          <w:ins w:id="753" w:author="Damien Riehl" w:date="2024-03-07T20:46:00Z">
            <w:r w:rsidR="00E45E41">
              <w:t>.</w:t>
            </w:r>
          </w:ins>
          <w:ins w:id="754" w:author="Damien Riehl" w:date="2024-03-07T20:45:00Z">
            <w:r w:rsidR="00E45E41">
              <w:t xml:space="preserve"> </w:t>
            </w:r>
          </w:ins>
          <w:r>
            <w:t>Chapter 8 describes the use of effective exhibits.</w:t>
          </w:r>
        </w:p>
        <w:p w14:paraId="430AC385" w14:textId="1F81ACD4" w:rsidR="00D750D6" w:rsidRDefault="00D750D6" w:rsidP="00D750D6">
          <w:pPr>
            <w:pStyle w:val="Head2"/>
          </w:pPr>
          <w:bookmarkStart w:id="755" w:name="_Toc417727305"/>
          <w:bookmarkStart w:id="756" w:name="_Toc26779174"/>
          <w:bookmarkStart w:id="757" w:name="_Toc36111308"/>
          <w:r>
            <w:t>H.</w:t>
          </w:r>
          <w:r>
            <w:tab/>
            <w:t>U</w:t>
          </w:r>
          <w:r w:rsidR="006104B1">
            <w:t>tilize</w:t>
          </w:r>
          <w:r>
            <w:t xml:space="preserve"> Impact Words</w:t>
          </w:r>
          <w:bookmarkEnd w:id="755"/>
          <w:bookmarkEnd w:id="756"/>
          <w:bookmarkEnd w:id="757"/>
        </w:p>
        <w:p w14:paraId="0EFBA0A8" w14:textId="10AE7C13" w:rsidR="00D750D6" w:rsidRDefault="00D750D6" w:rsidP="00D750D6">
          <w:pPr>
            <w:pStyle w:val="TextParagraph"/>
          </w:pPr>
          <w:r>
            <w:t>Individuals react to words that are used to describe an event. Descriptive words emphasizing specific facts of a case create more vivid images of an event than neutral words. Descriptive language includes impact words that graphically describe a situation, such as “smashed” instead of “hit,” “huge” instead of “large,” and “shrieked” instead of “yelled.” These impact words affect the fact finder’s perception of what happened and are more easily remembered</w:t>
          </w:r>
          <w:r w:rsidR="005C2568">
            <w:t>.</w:t>
          </w:r>
        </w:p>
        <w:p w14:paraId="664F109D" w14:textId="71605C5F" w:rsidR="00D750D6" w:rsidRDefault="00D750D6" w:rsidP="00D750D6">
          <w:pPr>
            <w:pStyle w:val="TextParagraph"/>
          </w:pPr>
          <w:r>
            <w:t>Impact words should be factually specific to accurately convey what happened and not exaggerate conclusions unsupported by the evidence. Thesauruses, dictionaries, and works of literature may serve as sources of such words and phrases. For example, in a</w:t>
          </w:r>
          <w:r w:rsidR="00A669EB">
            <w:t xml:space="preserve"> truck/bicycle </w:t>
          </w:r>
          <w:r>
            <w:t xml:space="preserve">accident case, when the accident is described </w:t>
          </w:r>
          <w:r w:rsidR="00A669EB">
            <w:t xml:space="preserve">by the plaintiff </w:t>
          </w:r>
          <w:r>
            <w:t>merely as an “incident” this neutral term will not create a specific image of the accident. When the accident is described as a “violent crash” or “brutal collision,” a more graphic image of the accident is portrayed.</w:t>
          </w:r>
        </w:p>
        <w:p w14:paraId="023D5119" w14:textId="5C7BA8B9" w:rsidR="00D750D6" w:rsidRDefault="00D750D6" w:rsidP="00D750D6">
          <w:pPr>
            <w:pStyle w:val="Head2"/>
          </w:pPr>
          <w:bookmarkStart w:id="758" w:name="_Toc417727306"/>
          <w:bookmarkStart w:id="759" w:name="_Toc26779175"/>
          <w:bookmarkStart w:id="760" w:name="_Toc36111309"/>
          <w:r>
            <w:t>I.</w:t>
          </w:r>
          <w:r>
            <w:tab/>
            <w:t>Create Images</w:t>
          </w:r>
          <w:bookmarkEnd w:id="758"/>
          <w:bookmarkEnd w:id="759"/>
          <w:bookmarkEnd w:id="760"/>
        </w:p>
        <w:p w14:paraId="055CDB71" w14:textId="77777777" w:rsidR="00D750D6" w:rsidRDefault="00D750D6" w:rsidP="00D750D6">
          <w:pPr>
            <w:pStyle w:val="TextParagraph"/>
          </w:pPr>
          <w:r>
            <w:t>Individuals learn and understand by forming images in their minds. When fact finders hear a word or listen to a description of an event, they visualize images based on what they have heard from a lawyer or witness.</w:t>
          </w:r>
        </w:p>
        <w:p w14:paraId="0FC1B2D6" w14:textId="77777777" w:rsidR="00347B7C" w:rsidRDefault="00D750D6" w:rsidP="00D750D6">
          <w:pPr>
            <w:pStyle w:val="TextParagraph"/>
          </w:pPr>
          <w:r>
            <w:t>For example, when an attorney says the word “chair” to a fact finder, each decision maker draws a mental image of a chair. That image might be of a wooden chair, a padded chair, a rocking chair, a desk chair, or a plastic chair. The advocate must make certain that the actual chair involved in the case is the image the fact finders picture in their minds. The more vital the details of this chair are to the case, the more precise the attorney must be in presenting details that give an accurate picture.</w:t>
          </w:r>
        </w:p>
        <w:p w14:paraId="025CFE2A" w14:textId="5C05D080" w:rsidR="00D750D6" w:rsidRDefault="00D750D6" w:rsidP="00D750D6">
          <w:pPr>
            <w:pStyle w:val="TextParagraph"/>
          </w:pPr>
          <w:r>
            <w:t xml:space="preserve">As another example, when an attorney asks jurors to assess damages for pain and suffering, the attorney must use words that make the jurors feel the pain and suffering. Injured parties need to describe what the </w:t>
          </w:r>
          <w:bookmarkStart w:id="761" w:name="Page_BM_18"/>
          <w:bookmarkEnd w:id="761"/>
          <w:r>
            <w:t>injury really felt like. Witnesses need not only say they had a headache, but that it felt as if something was inside their throbbing head pounding with a massive hammer. Witnesses need not merely say that their leg was cut by a chain saw, but that they felt an intense scorching pain of hot sizzling metal slicing through their flesh.</w:t>
          </w:r>
        </w:p>
        <w:p w14:paraId="1075ECCE" w14:textId="33C6D4D7" w:rsidR="00A669EB" w:rsidRPr="00856E76" w:rsidRDefault="00A669EB" w:rsidP="006104B1">
          <w:pPr>
            <w:pStyle w:val="Head2"/>
          </w:pPr>
          <w:bookmarkStart w:id="762" w:name="_Toc36111310"/>
          <w:r>
            <w:t>J</w:t>
          </w:r>
          <w:r w:rsidRPr="00856E76">
            <w:t>.</w:t>
          </w:r>
          <w:r w:rsidRPr="00856E76">
            <w:tab/>
          </w:r>
          <w:r w:rsidR="006104B1" w:rsidRPr="00856E76">
            <w:t>Augment Imagination</w:t>
          </w:r>
          <w:bookmarkEnd w:id="762"/>
        </w:p>
        <w:p w14:paraId="661C951D" w14:textId="53EBBA82" w:rsidR="00A669EB" w:rsidRDefault="00A669EB" w:rsidP="00A669EB">
          <w:pPr>
            <w:pStyle w:val="TextParagraph"/>
          </w:pPr>
          <w:r>
            <w:t xml:space="preserve">The images created in the mind of a fact finder may be clear or hazy, complete or incomplete. An ideally communicated image should involve the </w:t>
          </w:r>
          <w:r>
            <w:lastRenderedPageBreak/>
            <w:t>senses and should reflect all significant details of an event. This, however, is impossible because everything cannot be completely recreated. The lawyer must make the critical images as realistic as possible to enable the fact finder to picture the event vividly and accurately. For example, counsel may need to decide whether to introduce a photo or a graphic image of a relevant chair or rely on the fact finder to imagine that chair.</w:t>
          </w:r>
        </w:p>
        <w:p w14:paraId="448F3287" w14:textId="32E7BABC" w:rsidR="00D750D6" w:rsidRDefault="00A669EB" w:rsidP="006104B1">
          <w:pPr>
            <w:pStyle w:val="Head2"/>
          </w:pPr>
          <w:bookmarkStart w:id="763" w:name="_Toc417727307"/>
          <w:bookmarkStart w:id="764" w:name="_Toc26779176"/>
          <w:bookmarkStart w:id="765" w:name="_Toc36111311"/>
          <w:r>
            <w:t>K</w:t>
          </w:r>
          <w:r w:rsidR="00D750D6">
            <w:t>.</w:t>
          </w:r>
          <w:r w:rsidR="00D750D6">
            <w:tab/>
          </w:r>
          <w:r w:rsidR="006104B1">
            <w:t xml:space="preserve">Consider </w:t>
          </w:r>
          <w:r w:rsidR="00D750D6">
            <w:t>What Is Presumed</w:t>
          </w:r>
          <w:bookmarkEnd w:id="763"/>
          <w:bookmarkEnd w:id="764"/>
          <w:bookmarkEnd w:id="765"/>
        </w:p>
        <w:p w14:paraId="44923166" w14:textId="1F23260D" w:rsidR="00D750D6" w:rsidRDefault="00D750D6" w:rsidP="00D750D6">
          <w:pPr>
            <w:pStyle w:val="TextParagraph"/>
          </w:pPr>
          <w:r>
            <w:t>There is not enough time in a trial or hearing to introduce everything that could or even should be introduced to help the fact finder understand all the facts and circumstances of a case. Evidence law limits facts to those that are relevant. Common sense presumes the fact finder knows a lot about some things in a case based on information that is not introduced as evidence. There are many factual details that are never even mentioned that advocates presume everyone understands sufficiently.</w:t>
          </w:r>
        </w:p>
        <w:p w14:paraId="377DE40E" w14:textId="4651F0C1" w:rsidR="00D750D6" w:rsidRDefault="00D750D6" w:rsidP="00D750D6">
          <w:pPr>
            <w:pStyle w:val="TextParagraph"/>
          </w:pPr>
          <w:r>
            <w:t>For example, in a cycle accident case, it is presumed that fact finders realize that a bicycle has two rubber wheels, a seat,</w:t>
          </w:r>
          <w:r w:rsidR="00347B7C">
            <w:t xml:space="preserve"> </w:t>
          </w:r>
          <w:r>
            <w:t>and a handle bar. Unless these factors are a major issue in a case, there are no detailed facts introduced to explain these basic components. To do so, would likely insult the fact finder. Advocates need to be aware of the general or specific facts that are presumed to be known to determine if they need to explain or augment any of those facts.</w:t>
          </w:r>
        </w:p>
        <w:p w14:paraId="14803D69" w14:textId="1C80A6B0" w:rsidR="00D750D6" w:rsidRDefault="00D750D6" w:rsidP="00D750D6">
          <w:pPr>
            <w:pStyle w:val="Head2"/>
          </w:pPr>
          <w:bookmarkStart w:id="766" w:name="Page_BM_19"/>
          <w:bookmarkStart w:id="767" w:name="_Toc26779178"/>
          <w:bookmarkStart w:id="768" w:name="_Toc36111312"/>
          <w:bookmarkEnd w:id="766"/>
          <w:r>
            <w:t>L.</w:t>
          </w:r>
          <w:r>
            <w:tab/>
          </w:r>
          <w:r w:rsidR="00856E76" w:rsidRPr="00856E76">
            <w:t>Employ Understandable Language</w:t>
          </w:r>
          <w:bookmarkEnd w:id="767"/>
          <w:bookmarkEnd w:id="768"/>
        </w:p>
        <w:p w14:paraId="16C0A3B6" w14:textId="52BE39BD" w:rsidR="00D750D6" w:rsidRDefault="00D750D6" w:rsidP="00D750D6">
          <w:pPr>
            <w:pStyle w:val="TextParagraph"/>
          </w:pPr>
          <w:r>
            <w:t xml:space="preserve">Clarity of expression is critical. Simple and clear language is preferable to complex legalese. Large words used only to show off vocabulary skills irritate the decision maker, while overly simplistic words and explanations sound condescending. </w:t>
          </w:r>
          <w:r w:rsidR="00A669EB">
            <w:t>Counsel</w:t>
          </w:r>
          <w:r>
            <w:t xml:space="preserve"> need to select language appropriate to the background and experience of the </w:t>
          </w:r>
          <w:r w:rsidR="00A669EB">
            <w:t>fact finder</w:t>
          </w:r>
          <w:r>
            <w:t>.</w:t>
          </w:r>
        </w:p>
        <w:p w14:paraId="77554A4A" w14:textId="77777777" w:rsidR="00D750D6" w:rsidRDefault="00D750D6" w:rsidP="00D750D6">
          <w:pPr>
            <w:pStyle w:val="Head2"/>
          </w:pPr>
          <w:bookmarkStart w:id="769" w:name="_Toc417727311"/>
          <w:bookmarkStart w:id="770" w:name="_Toc26779179"/>
          <w:bookmarkStart w:id="771" w:name="_Toc36111313"/>
          <w:r>
            <w:t>M.</w:t>
          </w:r>
          <w:r>
            <w:tab/>
            <w:t>Be Reasonably Brief</w:t>
          </w:r>
          <w:bookmarkEnd w:id="769"/>
          <w:bookmarkEnd w:id="770"/>
          <w:bookmarkEnd w:id="771"/>
        </w:p>
        <w:p w14:paraId="1E0FFC89" w14:textId="66B9EAF0" w:rsidR="00D750D6" w:rsidRDefault="00D750D6" w:rsidP="00D750D6">
          <w:pPr>
            <w:pStyle w:val="TextParagraph"/>
          </w:pPr>
          <w:r>
            <w:t>Audiences, including professional decision makers and jurors, have limited attention spans, which can be maximized if the presentation is interesting, dramatic, reasonably paced, and well presented. The length of a presentation must be based not only on what must be said, but also on the likely attention span of the finder of fact. The advocate needs to observe the decision makers and tailor a presentation to make certain they are paying sufficient attention.</w:t>
          </w:r>
        </w:p>
        <w:p w14:paraId="515843FD" w14:textId="48E600B1" w:rsidR="00D750D6" w:rsidRDefault="00D750D6" w:rsidP="00766513">
          <w:pPr>
            <w:pStyle w:val="Head1Ch1"/>
          </w:pPr>
          <w:bookmarkStart w:id="772" w:name="_Toc417727313"/>
          <w:bookmarkStart w:id="773" w:name="_Toc417728668"/>
          <w:bookmarkStart w:id="774" w:name="_Toc26779180"/>
          <w:bookmarkStart w:id="775" w:name="_Toc36111043"/>
          <w:bookmarkStart w:id="776" w:name="_Toc36111314"/>
          <w:r>
            <w:lastRenderedPageBreak/>
            <w:t>Fundamental Approaches</w:t>
          </w:r>
          <w:r>
            <w:br/>
            <w:t>of Persuasion</w:t>
          </w:r>
          <w:bookmarkEnd w:id="772"/>
          <w:bookmarkEnd w:id="773"/>
          <w:bookmarkEnd w:id="774"/>
          <w:bookmarkEnd w:id="775"/>
          <w:bookmarkEnd w:id="776"/>
        </w:p>
        <w:p w14:paraId="42351C3F" w14:textId="37E11B69" w:rsidR="00D750D6" w:rsidRDefault="00D750D6" w:rsidP="00D750D6">
          <w:pPr>
            <w:pStyle w:val="TextParagraph"/>
          </w:pPr>
          <w:r>
            <w:t xml:space="preserve">This section explains established </w:t>
          </w:r>
          <w:r w:rsidR="00A669EB">
            <w:t xml:space="preserve">and proven </w:t>
          </w:r>
          <w:r>
            <w:t>methods of persuasion that significantly influence the presentation of a case and that apply to all phases of a case.</w:t>
          </w:r>
        </w:p>
        <w:p w14:paraId="0A8986D7" w14:textId="69493E9D" w:rsidR="00D750D6" w:rsidRDefault="00D750D6" w:rsidP="00D750D6">
          <w:pPr>
            <w:pStyle w:val="Head2"/>
          </w:pPr>
          <w:bookmarkStart w:id="777" w:name="_Toc417727314"/>
          <w:bookmarkStart w:id="778" w:name="_Toc26779181"/>
          <w:bookmarkStart w:id="779" w:name="_Toc36111315"/>
          <w:r>
            <w:t>A.</w:t>
          </w:r>
          <w:r>
            <w:tab/>
            <w:t>Re</w:t>
          </w:r>
          <w:r w:rsidR="006104B1">
            <w:t>cognize</w:t>
          </w:r>
          <w:r>
            <w:t xml:space="preserve"> Values and Principles</w:t>
          </w:r>
          <w:bookmarkEnd w:id="777"/>
          <w:bookmarkEnd w:id="778"/>
          <w:bookmarkEnd w:id="779"/>
        </w:p>
        <w:p w14:paraId="59069370" w14:textId="6840E128" w:rsidR="00D750D6" w:rsidRDefault="00D750D6" w:rsidP="00D750D6">
          <w:pPr>
            <w:pStyle w:val="TextParagraph"/>
          </w:pPr>
          <w:r>
            <w:t>Decision makers often interpret facts, apply the law, and make choices based on their values, norms, principles, and beliefs. A primary task of an advocate is to attempt to identify these tenets and predict how a decision maker will decide an outcome consistent with these standards. Subsequent sections of this text will explore how advocates can best accomplish this critical task.</w:t>
          </w:r>
        </w:p>
        <w:p w14:paraId="6C530567" w14:textId="77777777" w:rsidR="00D750D6" w:rsidRDefault="00D750D6" w:rsidP="00D750D6">
          <w:pPr>
            <w:pStyle w:val="Head2"/>
          </w:pPr>
          <w:bookmarkStart w:id="780" w:name="_Toc417727315"/>
          <w:bookmarkStart w:id="781" w:name="_Toc26779182"/>
          <w:bookmarkStart w:id="782" w:name="_Toc36111316"/>
          <w:r>
            <w:t>B.</w:t>
          </w:r>
          <w:r>
            <w:tab/>
            <w:t>Actively Involve the Fact Finder</w:t>
          </w:r>
          <w:bookmarkEnd w:id="780"/>
          <w:bookmarkEnd w:id="781"/>
          <w:bookmarkEnd w:id="782"/>
        </w:p>
        <w:p w14:paraId="480338D4" w14:textId="1FC65751" w:rsidR="00D750D6" w:rsidRDefault="00D750D6" w:rsidP="00D750D6">
          <w:pPr>
            <w:pStyle w:val="TextParagraph"/>
          </w:pPr>
          <w:r>
            <w:t xml:space="preserve">A fact finder who becomes mentally and emotionally involved in a case is more likely to be interested in the case and more likely to believe and remember evidence. The goal is to present the events in such a way that the fact finders think they are a part of the case, perceive they are observing what actually happened in the past, and feel the emotions of the situation. In a robbery case, the prosecutor may design questions that </w:t>
          </w:r>
          <w:bookmarkStart w:id="783" w:name="Page_BM_20"/>
          <w:bookmarkEnd w:id="783"/>
          <w:r>
            <w:t>invite the fact finder to view the crime as if they were there in the moment instead of considering it from a distance as a past event. For example, questions to a witness such as the following may engage the fact finder to be at the scene: “As you began walking that first block from the bus stop, describe what you saw</w:t>
          </w:r>
          <w:r w:rsidR="00CD615C">
            <w:t>. . .</w:t>
          </w:r>
          <w:r w:rsidR="0004482F">
            <w:t> .</w:t>
          </w:r>
          <w:r>
            <w:t xml:space="preserve"> And as you hurried down the second block past those empty lots, describe what you heard</w:t>
          </w:r>
          <w:r w:rsidR="00CD615C">
            <w:t>. . .</w:t>
          </w:r>
          <w:r w:rsidR="0004482F">
            <w:t> .</w:t>
          </w:r>
          <w:r>
            <w:t xml:space="preserve"> And as you crossed to the third block after you heard those sudden footsteps, describe what you felt</w:t>
          </w:r>
          <w:r w:rsidR="00CD615C">
            <w:t>. . .</w:t>
          </w:r>
          <w:r w:rsidR="0004482F">
            <w:t> .</w:t>
          </w:r>
          <w:r>
            <w:t>”</w:t>
          </w:r>
        </w:p>
        <w:p w14:paraId="3EA7F2F5" w14:textId="77777777" w:rsidR="00D750D6" w:rsidRDefault="00D750D6" w:rsidP="00D750D6">
          <w:pPr>
            <w:pStyle w:val="Head2"/>
          </w:pPr>
          <w:bookmarkStart w:id="784" w:name="_Toc417727316"/>
          <w:bookmarkStart w:id="785" w:name="_Toc26779183"/>
          <w:bookmarkStart w:id="786" w:name="_Toc36111317"/>
          <w:r>
            <w:t>C.</w:t>
          </w:r>
          <w:r>
            <w:tab/>
            <w:t xml:space="preserve">Focus on </w:t>
          </w:r>
          <w:r>
            <w:rPr>
              <w:caps w:val="0"/>
            </w:rPr>
            <w:t>R</w:t>
          </w:r>
          <w:r>
            <w:t>esponsibility</w:t>
          </w:r>
          <w:bookmarkEnd w:id="784"/>
          <w:bookmarkEnd w:id="785"/>
          <w:bookmarkEnd w:id="786"/>
        </w:p>
        <w:p w14:paraId="4C2087F4" w14:textId="77777777" w:rsidR="00D750D6" w:rsidRDefault="00D750D6" w:rsidP="00D750D6">
          <w:pPr>
            <w:pStyle w:val="TextParagraph"/>
          </w:pPr>
          <w:r>
            <w:t xml:space="preserve">Most disputes involve issues of </w:t>
          </w:r>
          <w:r w:rsidRPr="007703D0">
            <w:rPr>
              <w:i/>
            </w:rPr>
            <w:t>responsibility</w:t>
          </w:r>
          <w:r>
            <w:t xml:space="preserve">—and irresponsibility—and </w:t>
          </w:r>
          <w:r w:rsidRPr="007703D0">
            <w:rPr>
              <w:i/>
            </w:rPr>
            <w:t>accountability</w:t>
          </w:r>
          <w:r>
            <w:t>—and the failure to be held accountable. Plaintiffs portray defendants as having breached their contract duties or tort responsibilities. Defendants assert that plaintiffs refuse to be held accountable for mistakes they made in breaching a contract or causing an accident.</w:t>
          </w:r>
        </w:p>
        <w:p w14:paraId="170C8B83" w14:textId="2A26E35D" w:rsidR="00D750D6" w:rsidRPr="001E03F0" w:rsidRDefault="00D750D6" w:rsidP="00D750D6">
          <w:pPr>
            <w:pStyle w:val="TextParagraph"/>
          </w:pPr>
          <w:r>
            <w:t>These dual themes often determine who wins a civil case. The goal of the plaintiff is to establish that the defendant ought to be held solely or more accountable for errors; and the goal of the defendant is to show the plaintiff is more irresponsible</w:t>
          </w:r>
          <w:r w:rsidR="00A669EB">
            <w:t xml:space="preserve"> </w:t>
          </w:r>
          <w:r>
            <w:t xml:space="preserve">and ought to lose. The reality is that both parties to a civil dispute usually acted in some </w:t>
          </w:r>
          <w:r w:rsidR="00A669EB">
            <w:t xml:space="preserve">questionable </w:t>
          </w:r>
          <w:r>
            <w:t xml:space="preserve">way and that both should be held accountable for their </w:t>
          </w:r>
          <w:r w:rsidR="00A669EB">
            <w:t>errant conduct</w:t>
          </w:r>
          <w:r>
            <w:t xml:space="preserve">. Whichever party </w:t>
          </w:r>
          <w:r>
            <w:lastRenderedPageBreak/>
            <w:t xml:space="preserve">convinces the decision maker that the opposing party is </w:t>
          </w:r>
          <w:r w:rsidRPr="007703D0">
            <w:rPr>
              <w:i/>
            </w:rPr>
            <w:t>more irresponsible</w:t>
          </w:r>
          <w:r>
            <w:t xml:space="preserve"> will usually win. Whichever party the decision maker believes ought to be </w:t>
          </w:r>
          <w:r w:rsidRPr="007703D0">
            <w:t>held</w:t>
          </w:r>
          <w:r w:rsidRPr="007703D0">
            <w:rPr>
              <w:i/>
            </w:rPr>
            <w:t xml:space="preserve"> more accountable</w:t>
          </w:r>
          <w:r>
            <w:t xml:space="preserve"> will typically lose.</w:t>
          </w:r>
        </w:p>
        <w:p w14:paraId="5750DB55" w14:textId="187ECFAE" w:rsidR="00D750D6" w:rsidRDefault="00D750D6" w:rsidP="00D750D6">
          <w:pPr>
            <w:pStyle w:val="Head2"/>
          </w:pPr>
          <w:bookmarkStart w:id="787" w:name="_Toc417727317"/>
          <w:bookmarkStart w:id="788" w:name="_Toc26779184"/>
          <w:bookmarkStart w:id="789" w:name="_Toc36111318"/>
          <w:r>
            <w:t>D.</w:t>
          </w:r>
          <w:r>
            <w:tab/>
          </w:r>
          <w:r w:rsidR="00A669EB">
            <w:t>Reveal</w:t>
          </w:r>
          <w:r>
            <w:t xml:space="preserve"> </w:t>
          </w:r>
          <w:r>
            <w:rPr>
              <w:caps w:val="0"/>
            </w:rPr>
            <w:t>I</w:t>
          </w:r>
          <w:r>
            <w:t>nconsistencies</w:t>
          </w:r>
          <w:bookmarkEnd w:id="787"/>
          <w:bookmarkEnd w:id="788"/>
          <w:bookmarkEnd w:id="789"/>
        </w:p>
        <w:p w14:paraId="53FB354D" w14:textId="5EFAB8DC" w:rsidR="00D750D6" w:rsidRDefault="00D750D6" w:rsidP="00D750D6">
          <w:pPr>
            <w:pStyle w:val="TextParagraph"/>
          </w:pPr>
          <w:r>
            <w:t xml:space="preserve">Disputes obviously involve differences of facts, opinions, memories, and perceptions. In determining which </w:t>
          </w:r>
          <w:r w:rsidR="00A669EB">
            <w:t>party</w:t>
          </w:r>
          <w:r>
            <w:t xml:space="preserve"> is right and which is wrong, the decision maker need</w:t>
          </w:r>
          <w:r w:rsidR="00A669EB">
            <w:t>s</w:t>
          </w:r>
          <w:r>
            <w:t xml:space="preserve"> to understand the scope and degree of these inconsistent positions. The advocate can identify and emphasize the sources and reasons behind these differing viewpoints or positions. Once identified and </w:t>
          </w:r>
          <w:r w:rsidR="00A669EB">
            <w:t>highlighted</w:t>
          </w:r>
          <w:r>
            <w:t xml:space="preserve">, counsel can provide </w:t>
          </w:r>
          <w:r w:rsidR="00A669EB">
            <w:t xml:space="preserve">relevant and reliable </w:t>
          </w:r>
          <w:r>
            <w:t>eviden</w:t>
          </w:r>
          <w:r w:rsidR="00A669EB">
            <w:t>ce</w:t>
          </w:r>
          <w:r>
            <w:t xml:space="preserve"> why their client is right </w:t>
          </w:r>
          <w:r w:rsidR="00A669EB">
            <w:t>and</w:t>
          </w:r>
          <w:r>
            <w:t xml:space="preserve"> why the opponent is wrong.</w:t>
          </w:r>
        </w:p>
        <w:p w14:paraId="6738BA9D" w14:textId="77777777" w:rsidR="00D750D6" w:rsidRDefault="00D750D6" w:rsidP="00D750D6">
          <w:pPr>
            <w:pStyle w:val="Head2"/>
          </w:pPr>
          <w:bookmarkStart w:id="790" w:name="_Toc417727318"/>
          <w:bookmarkStart w:id="791" w:name="_Toc26779185"/>
          <w:bookmarkStart w:id="792" w:name="_Toc36111319"/>
          <w:r>
            <w:t>E.</w:t>
          </w:r>
          <w:r>
            <w:tab/>
            <w:t>Present Alternatives</w:t>
          </w:r>
          <w:bookmarkEnd w:id="790"/>
          <w:bookmarkEnd w:id="791"/>
          <w:bookmarkEnd w:id="792"/>
        </w:p>
        <w:p w14:paraId="065C0B9B" w14:textId="77777777" w:rsidR="00D750D6" w:rsidRDefault="00D750D6" w:rsidP="00D750D6">
          <w:pPr>
            <w:pStyle w:val="TextParagraph"/>
          </w:pPr>
          <w:r>
            <w:t>The advocate must obviously avoid presenting mutually contradictory positions. Some situations require a presentation of alternative explanations. These presentations are most effective if they are described as alternative and not contradictory positions by avoiding the use of the terms “but” or “however.” It is better to affirmatively state a position and then add another explanation, using such terms as “moreover” or “further.”</w:t>
          </w:r>
        </w:p>
        <w:p w14:paraId="1435E25F" w14:textId="34568B60" w:rsidR="00D750D6" w:rsidRDefault="00D750D6" w:rsidP="00D750D6">
          <w:pPr>
            <w:pStyle w:val="TextParagraph"/>
          </w:pPr>
          <w:bookmarkStart w:id="793" w:name="Page_BM_21"/>
          <w:bookmarkEnd w:id="793"/>
          <w:r>
            <w:t>For example, in a personal injury case, the plaintiff may contend that she was hit in the crosswalk while the defendant contends that she was hit outside the crosswalk. Plaintiff’s counsel could argue that plaintiff was in the crosswalk when she was hit, or even if she wasn’t in the crosswalk, she was hit negligently by the defendant outside the crosswalk. A more effective explanation to avoid this contradictory statement is: “The defendant negligently struck plaintiff where she was walking; moreover, we will prove that she was walking in the crosswalk.”</w:t>
          </w:r>
        </w:p>
        <w:p w14:paraId="723A1EAA" w14:textId="09DDFD87" w:rsidR="00D750D6" w:rsidRDefault="00D750D6" w:rsidP="00D750D6">
          <w:pPr>
            <w:pStyle w:val="Head2"/>
          </w:pPr>
          <w:bookmarkStart w:id="794" w:name="_Toc417727319"/>
          <w:bookmarkStart w:id="795" w:name="_Toc26779186"/>
          <w:bookmarkStart w:id="796" w:name="_Toc36111320"/>
          <w:r>
            <w:t>F.</w:t>
          </w:r>
          <w:r>
            <w:tab/>
          </w:r>
          <w:r w:rsidR="00A669EB">
            <w:t xml:space="preserve">Offer </w:t>
          </w:r>
          <w:r>
            <w:rPr>
              <w:caps w:val="0"/>
            </w:rPr>
            <w:t>S</w:t>
          </w:r>
          <w:r>
            <w:t xml:space="preserve">imple </w:t>
          </w:r>
          <w:r>
            <w:rPr>
              <w:caps w:val="0"/>
            </w:rPr>
            <w:t>E</w:t>
          </w:r>
          <w:r>
            <w:t>xplanations</w:t>
          </w:r>
          <w:bookmarkEnd w:id="794"/>
          <w:bookmarkEnd w:id="795"/>
          <w:bookmarkEnd w:id="796"/>
        </w:p>
        <w:p w14:paraId="65F8FAC6" w14:textId="73255BD1" w:rsidR="005F53B2" w:rsidRDefault="00D750D6" w:rsidP="00D750D6">
          <w:pPr>
            <w:pStyle w:val="TextParagraph"/>
          </w:pPr>
          <w:r>
            <w:t xml:space="preserve">The more straightforward and less convoluted an explanation, the more likely it will be understood. </w:t>
          </w:r>
          <w:r w:rsidR="005C2568">
            <w:t>Counsel</w:t>
          </w:r>
          <w:r>
            <w:t xml:space="preserve"> should provide the fact finder with as simple and credible an explanation of what happened as possible. This type of presentation fulfills the need of</w:t>
          </w:r>
          <w:r w:rsidR="00347B7C">
            <w:t xml:space="preserve"> </w:t>
          </w:r>
          <w:r>
            <w:t xml:space="preserve">many decision makers hoping or expecting a reasonable, straightforward answer to explain a conflict, even when </w:t>
          </w:r>
          <w:r w:rsidR="005C2568">
            <w:t>issues</w:t>
          </w:r>
          <w:r>
            <w:t xml:space="preserve"> </w:t>
          </w:r>
          <w:r w:rsidR="00A669EB">
            <w:t>appear</w:t>
          </w:r>
          <w:r>
            <w:t xml:space="preserve"> difficult</w:t>
          </w:r>
          <w:r w:rsidR="00A669EB">
            <w:t xml:space="preserve"> or</w:t>
          </w:r>
          <w:r>
            <w:t xml:space="preserve"> complex.</w:t>
          </w:r>
          <w:r w:rsidR="00A669EB">
            <w:t xml:space="preserve"> This approach parallels </w:t>
          </w:r>
          <w:r w:rsidR="005C2568">
            <w:t>the</w:t>
          </w:r>
          <w:r w:rsidR="00A669EB">
            <w:t xml:space="preserve"> philosophical principle that the simplest explanation is </w:t>
          </w:r>
          <w:r w:rsidR="005C2568">
            <w:t>most likely true</w:t>
          </w:r>
          <w:ins w:id="797" w:author="Roger Haydock" w:date="2023-10-09T17:49:00Z">
            <w:r w:rsidR="00921405">
              <w:t xml:space="preserve">, </w:t>
            </w:r>
          </w:ins>
          <w:ins w:id="798" w:author="Roger Haydock" w:date="2023-10-09T17:48:00Z">
            <w:r w:rsidR="00921405">
              <w:t xml:space="preserve"> </w:t>
            </w:r>
          </w:ins>
          <w:ins w:id="799" w:author="Roger Haydock" w:date="2023-10-09T17:49:00Z">
            <w:r w:rsidR="00921405">
              <w:t xml:space="preserve"> feasible, </w:t>
            </w:r>
          </w:ins>
          <w:ins w:id="800" w:author="Roger Haydock" w:date="2023-10-09T17:50:00Z">
            <w:r w:rsidR="00921405">
              <w:t>or</w:t>
            </w:r>
          </w:ins>
          <w:ins w:id="801" w:author="Roger Haydock" w:date="2023-10-09T17:49:00Z">
            <w:r w:rsidR="00921405">
              <w:t xml:space="preserve"> </w:t>
            </w:r>
          </w:ins>
          <w:ins w:id="802" w:author="Roger Haydock" w:date="2023-10-09T17:50:00Z">
            <w:r w:rsidR="00921405">
              <w:t>achievable</w:t>
            </w:r>
          </w:ins>
          <w:r w:rsidR="00A669EB">
            <w:t>.</w:t>
          </w:r>
          <w:r w:rsidR="005C2568">
            <w:rPr>
              <w:rStyle w:val="FootnoteReference"/>
            </w:rPr>
            <w:footnoteReference w:id="3"/>
          </w:r>
        </w:p>
        <w:p w14:paraId="2773577E" w14:textId="06682FA8" w:rsidR="00D750D6" w:rsidRDefault="00D750D6" w:rsidP="00D750D6">
          <w:pPr>
            <w:pStyle w:val="TextParagraph"/>
          </w:pPr>
          <w:r>
            <w:t xml:space="preserve">Unfortunately, lawyers are not always trained to develop simple explanations, but are often taught in law school to present complicated explanations of both sides of a case. For example, in analyzing a criminal </w:t>
          </w:r>
          <w:r>
            <w:lastRenderedPageBreak/>
            <w:t>case, a criminal defense lawyer could argue that the defendant was not present at the armed robbery, or if the defendant was present, the defendant was not holding a gun, or if the defendant was holding a gun, it was used in self-defense. These possible explanations may generate a high grade in a law school exam, but will only convince a fact finder of the defendant’s guilt.</w:t>
          </w:r>
        </w:p>
        <w:p w14:paraId="0EF04D40" w14:textId="77777777" w:rsidR="00D750D6" w:rsidRDefault="00D750D6" w:rsidP="00D750D6">
          <w:pPr>
            <w:pStyle w:val="Head2"/>
          </w:pPr>
          <w:bookmarkStart w:id="811" w:name="_Toc417727320"/>
          <w:bookmarkStart w:id="812" w:name="_Toc26779187"/>
          <w:bookmarkStart w:id="813" w:name="_Toc36111321"/>
          <w:r>
            <w:t>G.</w:t>
          </w:r>
          <w:r>
            <w:tab/>
          </w:r>
          <w:r>
            <w:rPr>
              <w:caps w:val="0"/>
            </w:rPr>
            <w:t>I</w:t>
          </w:r>
          <w:r>
            <w:t>dentify</w:t>
          </w:r>
          <w:r w:rsidRPr="00F47CEB">
            <w:t xml:space="preserve"> </w:t>
          </w:r>
          <w:r>
            <w:t xml:space="preserve">with the </w:t>
          </w:r>
          <w:r>
            <w:rPr>
              <w:caps w:val="0"/>
            </w:rPr>
            <w:t>D</w:t>
          </w:r>
          <w:r>
            <w:t xml:space="preserve">ecision </w:t>
          </w:r>
          <w:r>
            <w:rPr>
              <w:caps w:val="0"/>
            </w:rPr>
            <w:t>M</w:t>
          </w:r>
          <w:r>
            <w:t>aker</w:t>
          </w:r>
          <w:bookmarkEnd w:id="811"/>
          <w:bookmarkEnd w:id="812"/>
          <w:bookmarkEnd w:id="813"/>
        </w:p>
        <w:p w14:paraId="33D046E0" w14:textId="63AE4AB7" w:rsidR="00D750D6" w:rsidRDefault="00D750D6" w:rsidP="00D750D6">
          <w:pPr>
            <w:pStyle w:val="TextParagraph"/>
          </w:pPr>
          <w:r>
            <w:t>Decision makers are more likely to belie</w:t>
          </w:r>
          <w:ins w:id="814" w:author="Roger Haydock" w:date="2024-05-26T09:51:00Z">
            <w:r w:rsidR="00727FE9">
              <w:t xml:space="preserve">ve </w:t>
            </w:r>
          </w:ins>
          <w:del w:id="815" w:author="Roger Haydock" w:date="2024-05-26T09:51:00Z">
            <w:r w:rsidDel="00727FE9">
              <w:delText xml:space="preserve">ve a witness </w:delText>
            </w:r>
          </w:del>
          <w:r>
            <w:t xml:space="preserve">or favor a party if they can identify with that individual. Perceiving similarities between themselves and the witness or party helps form this identification. Fact finders may not consciously disbelieve a </w:t>
          </w:r>
          <w:ins w:id="816" w:author="Roger Haydock" w:date="2024-05-26T09:54:00Z">
            <w:r w:rsidR="00727FE9">
              <w:t>person</w:t>
            </w:r>
          </w:ins>
          <w:del w:id="817" w:author="Roger Haydock" w:date="2024-05-26T09:54:00Z">
            <w:r w:rsidDel="00727FE9">
              <w:delText>witness</w:delText>
            </w:r>
          </w:del>
          <w:r>
            <w:t xml:space="preserve"> because they do not identify with that witness; but</w:t>
          </w:r>
          <w:del w:id="818" w:author="Roger Haydock" w:date="2024-06-17T22:08:00Z">
            <w:r w:rsidDel="00D2675F">
              <w:delText xml:space="preserve"> usually</w:delText>
            </w:r>
          </w:del>
          <w:r>
            <w:t xml:space="preserve"> the more a witness or party has in common with a fact finder, the more likely the fact finder will identify with and believe that </w:t>
          </w:r>
          <w:ins w:id="819" w:author="Roger Haydock" w:date="2024-05-26T09:55:00Z">
            <w:r w:rsidR="00727FE9">
              <w:t>individual</w:t>
            </w:r>
          </w:ins>
          <w:del w:id="820" w:author="Roger Haydock" w:date="2024-05-26T09:55:00Z">
            <w:r w:rsidDel="00727FE9">
              <w:delText>person</w:delText>
            </w:r>
          </w:del>
          <w:r>
            <w:t>.</w:t>
          </w:r>
        </w:p>
        <w:p w14:paraId="583BC2CF" w14:textId="0905B17D" w:rsidR="00D750D6" w:rsidRDefault="00D750D6" w:rsidP="00D750D6">
          <w:pPr>
            <w:pStyle w:val="TextParagraph"/>
          </w:pPr>
          <w:r>
            <w:t>Background information that establishes connections between the witness and the fact finders should be emphasized. Specific examples of similarities can be described during the direct examination of the witness. The questions should not be so numerous or obvious</w:t>
          </w:r>
          <w:ins w:id="821" w:author="Roger Haydock" w:date="2023-10-09T17:51:00Z">
            <w:r w:rsidR="00921405">
              <w:t xml:space="preserve"> </w:t>
            </w:r>
          </w:ins>
          <w:del w:id="822" w:author="Roger Haydock" w:date="2023-10-09T17:51:00Z">
            <w:r w:rsidDel="00921405">
              <w:delText xml:space="preserve">, however, </w:delText>
            </w:r>
          </w:del>
          <w:r>
            <w:t xml:space="preserve">that the fact finders perceive that the witness is </w:t>
          </w:r>
          <w:ins w:id="823" w:author="Roger Haydock" w:date="2023-10-09T17:52:00Z">
            <w:r w:rsidR="00921405">
              <w:t>inappropriately</w:t>
            </w:r>
          </w:ins>
          <w:ins w:id="824" w:author="Roger Haydock" w:date="2023-10-09T17:51:00Z">
            <w:r w:rsidR="00921405">
              <w:t xml:space="preserve"> </w:t>
            </w:r>
          </w:ins>
          <w:r>
            <w:t>being portrayed to be like them.</w:t>
          </w:r>
        </w:p>
        <w:p w14:paraId="22FB06C0" w14:textId="01A0E06F" w:rsidR="00D750D6" w:rsidRDefault="00D750D6" w:rsidP="00766513">
          <w:pPr>
            <w:pStyle w:val="Head1Ch1"/>
          </w:pPr>
          <w:bookmarkStart w:id="825" w:name="Page_BM_22"/>
          <w:bookmarkStart w:id="826" w:name="_Toc417727322"/>
          <w:bookmarkStart w:id="827" w:name="_Toc417728670"/>
          <w:bookmarkStart w:id="828" w:name="_Toc26779188"/>
          <w:bookmarkStart w:id="829" w:name="_Toc36111044"/>
          <w:bookmarkStart w:id="830" w:name="_Toc36111322"/>
          <w:bookmarkEnd w:id="825"/>
          <w:r>
            <w:t>Elements of Advocacy</w:t>
          </w:r>
          <w:bookmarkEnd w:id="826"/>
          <w:bookmarkEnd w:id="827"/>
          <w:bookmarkEnd w:id="828"/>
          <w:bookmarkEnd w:id="829"/>
          <w:bookmarkEnd w:id="830"/>
        </w:p>
        <w:p w14:paraId="133EC50D" w14:textId="3DDB615A" w:rsidR="00D750D6" w:rsidRDefault="00D750D6" w:rsidP="00D750D6">
          <w:pPr>
            <w:pStyle w:val="TextParagraph"/>
          </w:pPr>
          <w:r>
            <w:t>There are a variety of approaches to effectively trying a case. These variations reflect differences in opinions among successful advocates. This section describes alternative approaches to case presentation.</w:t>
          </w:r>
        </w:p>
        <w:p w14:paraId="6A1A3A45" w14:textId="77777777" w:rsidR="00D750D6" w:rsidRDefault="00D750D6" w:rsidP="00D750D6">
          <w:pPr>
            <w:pStyle w:val="Head2"/>
          </w:pPr>
          <w:bookmarkStart w:id="831" w:name="_Toc417727323"/>
          <w:bookmarkStart w:id="832" w:name="_Toc26779189"/>
          <w:bookmarkStart w:id="833" w:name="_Toc36111323"/>
          <w:r>
            <w:t>A.</w:t>
          </w:r>
          <w:r>
            <w:tab/>
            <w:t>The Persuasive Advocate</w:t>
          </w:r>
          <w:bookmarkEnd w:id="831"/>
          <w:bookmarkEnd w:id="832"/>
          <w:bookmarkEnd w:id="833"/>
        </w:p>
        <w:p w14:paraId="4C6910C6" w14:textId="229C8ACD" w:rsidR="00347B7C" w:rsidRDefault="00D750D6" w:rsidP="00D750D6">
          <w:pPr>
            <w:pStyle w:val="TextParagraph"/>
          </w:pPr>
          <w:r>
            <w:t xml:space="preserve">Many lawyers believe that advocacy requires them to convince the decision maker of the correctness and righteousness of their client’s position by attempting to “sell” the position to the decision maker. Typically, these advocates </w:t>
          </w:r>
          <w:r w:rsidR="00A669EB">
            <w:t>insist that</w:t>
          </w:r>
          <w:r>
            <w:t xml:space="preserve"> the decision maker find “in favor of” or “for” or “on behalf of” their client. The underlying premise is that a party deserves a certain result because the attorney has convinced the decision maker that party is entitled to win. A variation of this approach is to substitute “justice” for the “client” by arguing that our system of justice requires a result that favors the client, and to do otherwise would be unjust.</w:t>
          </w:r>
        </w:p>
        <w:p w14:paraId="567E806F" w14:textId="6CB29521" w:rsidR="00D750D6" w:rsidRDefault="00D750D6" w:rsidP="00D750D6">
          <w:pPr>
            <w:pStyle w:val="TextParagraph"/>
          </w:pPr>
          <w:r>
            <w:t xml:space="preserve">Another view is that the advocate provides the decision maker with </w:t>
          </w:r>
          <w:r w:rsidR="00A669EB">
            <w:t xml:space="preserve">favorable evidentiary </w:t>
          </w:r>
          <w:r>
            <w:t xml:space="preserve">information which lead reasonable people to come to one conclusion. This approach does not require that the attorney usurp the decision maker’s function. The responsibility remains on the </w:t>
          </w:r>
          <w:r w:rsidR="00A669EB">
            <w:t>judge, jury, arbitrator, or administrative law judge</w:t>
          </w:r>
          <w:r>
            <w:t xml:space="preserve"> to reach a decision based on the facts, the law, and justice. Rather than attempt to cajole, sell, or otherwise </w:t>
          </w:r>
          <w:r>
            <w:lastRenderedPageBreak/>
            <w:t xml:space="preserve">convince the </w:t>
          </w:r>
          <w:r w:rsidR="00A669EB">
            <w:t>decision maker</w:t>
          </w:r>
          <w:r>
            <w:t>, the lawyer simply says</w:t>
          </w:r>
          <w:ins w:id="834" w:author="Roger Haydock" w:date="2024-03-12T14:12:00Z">
            <w:r w:rsidR="00BA46A6">
              <w:t>:</w:t>
            </w:r>
          </w:ins>
          <w:r>
            <w:t xml:space="preserve"> “</w:t>
          </w:r>
          <w:ins w:id="835" w:author="Roger Haydock" w:date="2024-06-04T10:26:00Z">
            <w:r w:rsidR="00EC300B">
              <w:t>H</w:t>
            </w:r>
          </w:ins>
          <w:del w:id="836" w:author="Roger Haydock" w:date="2024-06-04T10:26:00Z">
            <w:r w:rsidDel="00EC300B">
              <w:delText>h</w:delText>
            </w:r>
          </w:del>
          <w:r>
            <w:t>ere are the facts, here is the law, and the result you should reach is clear.”</w:t>
          </w:r>
        </w:p>
        <w:p w14:paraId="4E11FFE9" w14:textId="6CD2DC64" w:rsidR="00D750D6" w:rsidRDefault="00D750D6" w:rsidP="00D750D6">
          <w:pPr>
            <w:pStyle w:val="TextParagraph"/>
          </w:pPr>
          <w:r>
            <w:t xml:space="preserve">An approach that combines the benefits of both approaches may be most effective. The benefit of the first adversarial approach is that it can result in a very persuasive and compelling presentation, while a disadvantage is that the advocate may appear to be inappropriately partisan and manipulative. The benefit of the second approach is that the </w:t>
          </w:r>
          <w:r w:rsidR="00A669EB">
            <w:t>decision makers</w:t>
          </w:r>
          <w:r>
            <w:t xml:space="preserve"> reach their own conclusion based on the information the attorney presents to them, while the disadvantage is that the attorney may appear to be uncertain or unconvincing.</w:t>
          </w:r>
        </w:p>
        <w:p w14:paraId="23936277" w14:textId="5DC29A52" w:rsidR="00D750D6" w:rsidRDefault="00D750D6" w:rsidP="00D750D6">
          <w:pPr>
            <w:pStyle w:val="Head2"/>
          </w:pPr>
          <w:bookmarkStart w:id="837" w:name="_Toc417727324"/>
          <w:bookmarkStart w:id="838" w:name="_Toc26779190"/>
          <w:bookmarkStart w:id="839" w:name="_Toc36111324"/>
          <w:r>
            <w:t>B.</w:t>
          </w:r>
          <w:r>
            <w:tab/>
            <w:t>Involvement of A</w:t>
          </w:r>
          <w:r w:rsidR="00A669EB">
            <w:t>ttorney</w:t>
          </w:r>
          <w:bookmarkEnd w:id="837"/>
          <w:bookmarkEnd w:id="838"/>
          <w:bookmarkEnd w:id="839"/>
        </w:p>
        <w:p w14:paraId="4B265B87" w14:textId="2562A68B" w:rsidR="00347B7C" w:rsidRDefault="00D750D6" w:rsidP="00D750D6">
          <w:pPr>
            <w:pStyle w:val="TextParagraph"/>
          </w:pPr>
          <w:r>
            <w:t xml:space="preserve">The degree to which advocates should involve themselves in cases is a matter of disagreement among attorneys. Some argue that </w:t>
          </w:r>
          <w:r w:rsidR="00A669EB">
            <w:t>lawyers</w:t>
          </w:r>
          <w:r>
            <w:t xml:space="preserve"> should not emphasize their </w:t>
          </w:r>
          <w:ins w:id="840" w:author="Roger Haydock" w:date="2023-10-09T17:55:00Z">
            <w:r w:rsidR="00921405">
              <w:t xml:space="preserve">specialized </w:t>
            </w:r>
          </w:ins>
          <w:r w:rsidR="005C2568">
            <w:t>views</w:t>
          </w:r>
          <w:r w:rsidR="00A669EB">
            <w:t xml:space="preserve"> </w:t>
          </w:r>
          <w:r>
            <w:t xml:space="preserve">during the case, while others argue that it is critical to establish their professional belief. By belief, we mean it appears to the decision maker that the advocate believes in the client’s case. This is distinguished from the advocate’s personal belief or opinion that cannot </w:t>
          </w:r>
          <w:r w:rsidR="005C2568">
            <w:t>and</w:t>
          </w:r>
          <w:r>
            <w:t xml:space="preserve"> need not be expressed. See Section</w:t>
          </w:r>
          <w:r w:rsidR="005C2568">
            <w:t>s 1.9(C) on ethical duties and</w:t>
          </w:r>
          <w:r>
            <w:t xml:space="preserve"> 11.7(D) on improper personal arguments. It is critical that the decision maker recognize that the lawyer believes in the client’s cause. Otherwise, it may appear that counsel is uncertain who is right and who should win.</w:t>
          </w:r>
        </w:p>
        <w:p w14:paraId="5D0DA28F" w14:textId="5569009C" w:rsidR="00D750D6" w:rsidRDefault="00D750D6" w:rsidP="00D750D6">
          <w:pPr>
            <w:pStyle w:val="TextParagraph"/>
          </w:pPr>
          <w:r>
            <w:t>Advocates who suggest that the display of involvement is necessary say things like “I will prove to you” and “</w:t>
          </w:r>
          <w:r w:rsidR="00A669EB">
            <w:t>We</w:t>
          </w:r>
          <w:r>
            <w:t xml:space="preserve"> will introduce evidence to convince you of these facts.” Advocates who suggest that their involvement should be diminished use phrases during the case such as </w:t>
          </w:r>
          <w:bookmarkStart w:id="841" w:name="Page_BM_23"/>
          <w:bookmarkEnd w:id="841"/>
          <w:r>
            <w:t>“You will hear evidence and you will conclude</w:t>
          </w:r>
          <w:r w:rsidR="00CD615C">
            <w:t>. . .</w:t>
          </w:r>
          <w:r w:rsidR="0004482F">
            <w:t> .</w:t>
          </w:r>
          <w:r>
            <w:t>” These two positions do share common principles and may differ only in the emphasis placed upon them. The decision maker must be given the impression that the attorney believes in the client and the case presented. A decision maker is unlikely to find in favor of a party whose lawyer expresses doubts about whether that client should be victorious.</w:t>
          </w:r>
        </w:p>
        <w:p w14:paraId="6F22236F" w14:textId="77777777" w:rsidR="00D750D6" w:rsidRDefault="00D750D6" w:rsidP="00D750D6">
          <w:pPr>
            <w:pStyle w:val="Head2"/>
          </w:pPr>
          <w:bookmarkStart w:id="842" w:name="_Toc417727325"/>
          <w:bookmarkStart w:id="843" w:name="_Toc26779191"/>
          <w:bookmarkStart w:id="844" w:name="_Toc36111325"/>
          <w:r>
            <w:t>C.</w:t>
          </w:r>
          <w:r>
            <w:tab/>
            <w:t>The Objective Partisan</w:t>
          </w:r>
          <w:bookmarkEnd w:id="842"/>
          <w:bookmarkEnd w:id="843"/>
          <w:bookmarkEnd w:id="844"/>
        </w:p>
        <w:p w14:paraId="0BB65137" w14:textId="16651554" w:rsidR="00D750D6" w:rsidRDefault="00D750D6" w:rsidP="00D750D6">
          <w:pPr>
            <w:pStyle w:val="TextParagraph"/>
          </w:pPr>
          <w:r>
            <w:t xml:space="preserve">The advocate has a dual role that needs to be balanced: being both a partisan and an objective participant. The attorney as partisan needs to present selective evidence to the fact finder and zealously argue for the client’s position. The attorney as objective participant must appear to present evidence in an objective way and provide reasonable explanations. If the decision makers perceive </w:t>
          </w:r>
          <w:ins w:id="845" w:author="Damien Riehl" w:date="2024-03-07T21:02:00Z">
            <w:r w:rsidR="00C01223">
              <w:t xml:space="preserve">that </w:t>
            </w:r>
          </w:ins>
          <w:r w:rsidR="005C2568">
            <w:t>a</w:t>
          </w:r>
          <w:r>
            <w:t xml:space="preserve"> lawyer </w:t>
          </w:r>
          <w:r w:rsidR="005C2568">
            <w:t>is</w:t>
          </w:r>
          <w:r>
            <w:t xml:space="preserve"> too partisan, they will be less likely to believe the lawyer. Likewise, if the decision makers perceive that a lawyer is too objective, then they may be less influenced because the lawyer does not appear to advocate a position.</w:t>
          </w:r>
        </w:p>
        <w:p w14:paraId="6C565011" w14:textId="535964D7" w:rsidR="00D750D6" w:rsidRDefault="00D750D6" w:rsidP="00D750D6">
          <w:pPr>
            <w:pStyle w:val="Head2"/>
          </w:pPr>
          <w:bookmarkStart w:id="846" w:name="_Toc417727326"/>
          <w:bookmarkStart w:id="847" w:name="_Toc26779192"/>
          <w:bookmarkStart w:id="848" w:name="_Toc36111326"/>
          <w:r>
            <w:lastRenderedPageBreak/>
            <w:t>D.</w:t>
          </w:r>
          <w:r>
            <w:tab/>
            <w:t>Open-Minded Decision Maker</w:t>
          </w:r>
          <w:bookmarkEnd w:id="846"/>
          <w:bookmarkEnd w:id="847"/>
          <w:r w:rsidR="00A669EB">
            <w:t>s</w:t>
          </w:r>
          <w:bookmarkEnd w:id="848"/>
        </w:p>
        <w:p w14:paraId="464A9902" w14:textId="7B0DC9C8" w:rsidR="00D750D6" w:rsidRDefault="00D750D6" w:rsidP="00D750D6">
          <w:pPr>
            <w:pStyle w:val="TextParagraph"/>
          </w:pPr>
          <w:r>
            <w:t xml:space="preserve">It is difficult, if not impossible, for the decision maker to have a completely open mind before or during a trial or hearing. Fact finders may well have some biases and prejudices. Some decision makers may be partial to one side or the other, while others as a matter of first impression may be inclined to favor one </w:t>
          </w:r>
          <w:ins w:id="849" w:author="Roger Haydock" w:date="2023-10-09T17:57:00Z">
            <w:r w:rsidR="00F76A96">
              <w:t>party</w:t>
            </w:r>
          </w:ins>
          <w:del w:id="850" w:author="Roger Haydock" w:date="2023-10-09T17:57:00Z">
            <w:r w:rsidDel="00F76A96">
              <w:delText>side</w:delText>
            </w:r>
          </w:del>
          <w:r>
            <w:t xml:space="preserve"> over another. Many advocates believe that no decision maker ever has a completely open mind and present their case based on this premise. Attorneys recognize that decision-making processes in cases may parallel other life experiences.</w:t>
          </w:r>
        </w:p>
        <w:p w14:paraId="36DCACE1" w14:textId="6D49C6DE" w:rsidR="00D750D6" w:rsidRDefault="00D750D6" w:rsidP="00D750D6">
          <w:pPr>
            <w:pStyle w:val="TextParagraph"/>
          </w:pPr>
          <w:r>
            <w:t>At the early stages of a case, the decision maker will begin to form impressions about the case, the lawyers, and the parties. The notion that decision makers impartially absorb information during a trial or hearing and wait to decide a case can be inaccurate. Some fact finders selectively listen for evidence that supports their initial inclination or position. Evidence that does not support their position is rejected, disbelieved, rationalized, forgotten, or not even heard. Some decision makers make up their minds well before the closing argument.</w:t>
          </w:r>
        </w:p>
        <w:p w14:paraId="17465D77" w14:textId="2A5C596E" w:rsidR="00347B7C" w:rsidRDefault="00D750D6" w:rsidP="00D750D6">
          <w:pPr>
            <w:pStyle w:val="TextParagraph"/>
          </w:pPr>
          <w:r>
            <w:t xml:space="preserve">The lack of open-mindedness on the part of fact finders </w:t>
          </w:r>
          <w:r w:rsidR="00A669EB">
            <w:t xml:space="preserve">can </w:t>
          </w:r>
          <w:r>
            <w:t>affect the way an advocate presents a case. The goal of the lawyer is to provide information and reasons sufficient for the decision maker to want to find for the lawyer’s client early in a case, and then to continue to provide information and reasons to support that decision during the trial or hearing. It is much more difficult to change someone’s mind once it is made up or to alter an opinion once it’s formed.</w:t>
          </w:r>
        </w:p>
        <w:p w14:paraId="1ACD0D9E" w14:textId="77777777" w:rsidR="00347B7C" w:rsidRDefault="00D750D6" w:rsidP="00D750D6">
          <w:pPr>
            <w:pStyle w:val="TextParagraph"/>
          </w:pPr>
          <w:r>
            <w:t>The opening statement is an opportunity to remind the decision maker to withhold early judgments. The case presentation can be tailored to provide specific evidence and supportive facts to overcome perceived or real biases and prejudices. And summation is the last chance to explain how the facts and law support the favored outcome.</w:t>
          </w:r>
        </w:p>
        <w:p w14:paraId="391BC5B1" w14:textId="017C5B73" w:rsidR="00D750D6" w:rsidRDefault="00D750D6" w:rsidP="00856E76">
          <w:pPr>
            <w:pStyle w:val="Head2"/>
          </w:pPr>
          <w:bookmarkStart w:id="851" w:name="Page_BM_24"/>
          <w:bookmarkStart w:id="852" w:name="_Toc417727327"/>
          <w:bookmarkStart w:id="853" w:name="_Toc26779193"/>
          <w:bookmarkStart w:id="854" w:name="_Toc36111327"/>
          <w:bookmarkEnd w:id="851"/>
          <w:r>
            <w:t>E.</w:t>
          </w:r>
          <w:r>
            <w:tab/>
          </w:r>
          <w:r w:rsidR="00856E76">
            <w:t xml:space="preserve">Recollections of </w:t>
          </w:r>
          <w:r>
            <w:t>Witnesses</w:t>
          </w:r>
          <w:bookmarkEnd w:id="852"/>
          <w:bookmarkEnd w:id="853"/>
          <w:bookmarkEnd w:id="854"/>
        </w:p>
        <w:p w14:paraId="797BE2C0" w14:textId="5500A6BD" w:rsidR="00D750D6" w:rsidRDefault="00D750D6" w:rsidP="00D750D6">
          <w:pPr>
            <w:pStyle w:val="TextParagraph"/>
          </w:pPr>
          <w:r>
            <w:t xml:space="preserve">In preparing a case, an advocate must determine the degree to which each </w:t>
          </w:r>
          <w:del w:id="855" w:author="Roger Haydock" w:date="2024-05-26T09:53:00Z">
            <w:r w:rsidDel="00727FE9">
              <w:delText xml:space="preserve">witness </w:delText>
            </w:r>
          </w:del>
          <w:r>
            <w:t xml:space="preserve">has an accurate memory of an event. There exists a range of opinions among professionals regarding the ability of witnesses to </w:t>
          </w:r>
          <w:r w:rsidR="005C2568">
            <w:t xml:space="preserve">observe and </w:t>
          </w:r>
          <w:r>
            <w:t>remember specific facts. Case experiences, psychological tenets, and empirical research augment the</w:t>
          </w:r>
          <w:r w:rsidR="00A669EB">
            <w:t>se positions</w:t>
          </w:r>
          <w:r>
            <w:t>.</w:t>
          </w:r>
        </w:p>
        <w:p w14:paraId="50D5A1D2" w14:textId="395B2A7F" w:rsidR="00347B7C" w:rsidRDefault="00D750D6" w:rsidP="00D750D6">
          <w:pPr>
            <w:pStyle w:val="TextParagraph"/>
          </w:pPr>
          <w:r>
            <w:t xml:space="preserve">Some advocates suggest that </w:t>
          </w:r>
          <w:r w:rsidR="00A669EB">
            <w:t>eye</w:t>
          </w:r>
          <w:r>
            <w:t>witnesses do not likely remember much.</w:t>
          </w:r>
          <w:r w:rsidR="00347B7C">
            <w:t xml:space="preserve"> </w:t>
          </w:r>
          <w:r>
            <w:t xml:space="preserve">These attorneys believe that witnesses draw on the recollections they have, collect evidence from other sources (such as other individuals or documents), and use the law of probability to form a recollection. Other lawyers believe that </w:t>
          </w:r>
          <w:ins w:id="856" w:author="Roger Haydock" w:date="2024-05-26T09:54:00Z">
            <w:r w:rsidR="00727FE9">
              <w:t>eye</w:t>
            </w:r>
          </w:ins>
          <w:r>
            <w:t xml:space="preserve">witnesses are able to draw upon the resources of their memory and accurately (or fairly accurately) recall things that </w:t>
          </w:r>
          <w:r>
            <w:lastRenderedPageBreak/>
            <w:t xml:space="preserve">happened in the past. The more reliable </w:t>
          </w:r>
          <w:r w:rsidR="00A669EB">
            <w:t>memory</w:t>
          </w:r>
          <w:r>
            <w:t xml:space="preserve"> depends upon the ability of that witness to perceive and re</w:t>
          </w:r>
          <w:r w:rsidR="00A669EB">
            <w:t xml:space="preserve">member </w:t>
          </w:r>
          <w:r>
            <w:t xml:space="preserve">the event, the impact the event had upon the individual, </w:t>
          </w:r>
          <w:r w:rsidR="00A669EB">
            <w:t xml:space="preserve">the degree of neutrality and impartiality, </w:t>
          </w:r>
          <w:r>
            <w:t xml:space="preserve">and whether the person had any reason or expectation to </w:t>
          </w:r>
          <w:r w:rsidR="00A669EB">
            <w:t>notice</w:t>
          </w:r>
          <w:r>
            <w:t xml:space="preserve"> or recall the event.</w:t>
          </w:r>
        </w:p>
        <w:p w14:paraId="0D1B1A9D" w14:textId="77777777" w:rsidR="00EC300B" w:rsidRDefault="00D750D6" w:rsidP="00D750D6">
          <w:pPr>
            <w:pStyle w:val="TextParagraph"/>
            <w:rPr>
              <w:ins w:id="857" w:author="Roger Haydock" w:date="2024-06-04T10:28:00Z"/>
            </w:rPr>
          </w:pPr>
          <w:r>
            <w:t xml:space="preserve">Cases </w:t>
          </w:r>
          <w:r w:rsidR="00A669EB">
            <w:t>which</w:t>
          </w:r>
          <w:r>
            <w:t xml:space="preserve"> arise from situations that the parties did not anticipate may result in less complete and accurate recollections. For example, in a typical accident case, the parties do not </w:t>
          </w:r>
          <w:r w:rsidR="00A669EB">
            <w:t>expect</w:t>
          </w:r>
          <w:r>
            <w:t xml:space="preserve"> they will be involved in an accident and have no reason to focus on the events that occur before an accident. There is little reason for them to concentrate on remembering actions or conversations occurring before the </w:t>
          </w:r>
          <w:r w:rsidR="005C2568">
            <w:t>incident</w:t>
          </w:r>
          <w:r>
            <w:t xml:space="preserve">. </w:t>
          </w:r>
        </w:p>
        <w:p w14:paraId="22390B49" w14:textId="4B4765D9" w:rsidR="00D750D6" w:rsidRDefault="00D750D6" w:rsidP="00D750D6">
          <w:pPr>
            <w:pStyle w:val="TextParagraph"/>
          </w:pPr>
          <w:r>
            <w:t>After the accident, however, witnesses to the event may pay close attention to what is said or how people act because they may expect to be called on to give a statement. It is more likely that the later part of their stories will be more complete and accurate. For another example, in a criminal case the victim may or may not have good reasons to be able to identify the defendant. Some victims are so scared or frightened during the crime that they are unable to look at the criminal, while other victims may want to get a good look so they can later help catch the criminal.</w:t>
          </w:r>
        </w:p>
        <w:p w14:paraId="5D3D932B" w14:textId="606E95B7" w:rsidR="00347B7C" w:rsidRDefault="00D750D6" w:rsidP="00856E76">
          <w:pPr>
            <w:pStyle w:val="TextParagraph"/>
            <w:rPr>
              <w:shd w:val="clear" w:color="auto" w:fill="FFFFFF"/>
            </w:rPr>
          </w:pPr>
          <w:r>
            <w:rPr>
              <w:bCs/>
            </w:rPr>
            <w:t xml:space="preserve">Advocates need to consider the impact of psychological reactions and experiences. </w:t>
          </w:r>
          <w:r w:rsidRPr="0014742D">
            <w:rPr>
              <w:bCs/>
            </w:rPr>
            <w:t>Script theory</w:t>
          </w:r>
          <w:r w:rsidR="00347B7C">
            <w:rPr>
              <w:shd w:val="clear" w:color="auto" w:fill="FFFFFF"/>
            </w:rPr>
            <w:t xml:space="preserve"> </w:t>
          </w:r>
          <w:r w:rsidRPr="0014742D">
            <w:rPr>
              <w:shd w:val="clear" w:color="auto" w:fill="FFFFFF"/>
            </w:rPr>
            <w:t>is a</w:t>
          </w:r>
          <w:r w:rsidR="00347B7C">
            <w:rPr>
              <w:shd w:val="clear" w:color="auto" w:fill="FFFFFF"/>
            </w:rPr>
            <w:t xml:space="preserve"> </w:t>
          </w:r>
          <w:r w:rsidRPr="0014742D">
            <w:rPr>
              <w:color w:val="000000" w:themeColor="text1"/>
            </w:rPr>
            <w:t>psychological</w:t>
          </w:r>
          <w:r w:rsidR="00347B7C">
            <w:rPr>
              <w:color w:val="000000" w:themeColor="text1"/>
              <w:shd w:val="clear" w:color="auto" w:fill="FFFFFF"/>
            </w:rPr>
            <w:t xml:space="preserve"> </w:t>
          </w:r>
          <w:r w:rsidR="00A669EB">
            <w:rPr>
              <w:shd w:val="clear" w:color="auto" w:fill="FFFFFF"/>
            </w:rPr>
            <w:t>precept</w:t>
          </w:r>
          <w:r w:rsidRPr="0014742D">
            <w:rPr>
              <w:shd w:val="clear" w:color="auto" w:fill="FFFFFF"/>
            </w:rPr>
            <w:t xml:space="preserve"> that suggests that human thought and understanding fall into patterns of familiar images, recognizable views, and specific events. Th</w:t>
          </w:r>
          <w:r w:rsidR="00A669EB">
            <w:rPr>
              <w:shd w:val="clear" w:color="auto" w:fill="FFFFFF"/>
            </w:rPr>
            <w:t>e underlying</w:t>
          </w:r>
          <w:r w:rsidRPr="0014742D">
            <w:rPr>
              <w:shd w:val="clear" w:color="auto" w:fill="FFFFFF"/>
            </w:rPr>
            <w:t xml:space="preserve"> </w:t>
          </w:r>
          <w:r w:rsidR="00A669EB">
            <w:rPr>
              <w:shd w:val="clear" w:color="auto" w:fill="FFFFFF"/>
            </w:rPr>
            <w:t>concept</w:t>
          </w:r>
          <w:r w:rsidRPr="0014742D">
            <w:rPr>
              <w:shd w:val="clear" w:color="auto" w:fill="FFFFFF"/>
            </w:rPr>
            <w:t xml:space="preserve"> is </w:t>
          </w:r>
          <w:r w:rsidR="00A669EB">
            <w:rPr>
              <w:shd w:val="clear" w:color="auto" w:fill="FFFFFF"/>
            </w:rPr>
            <w:t>that</w:t>
          </w:r>
          <w:r w:rsidR="00E770AA">
            <w:rPr>
              <w:shd w:val="clear" w:color="auto" w:fill="FFFFFF"/>
            </w:rPr>
            <w:t xml:space="preserve"> </w:t>
          </w:r>
          <w:r w:rsidRPr="0014742D">
            <w:rPr>
              <w:shd w:val="clear" w:color="auto" w:fill="FFFFFF"/>
            </w:rPr>
            <w:t>humans view new facts as resembling pre-existing facts and harmonize new information with what they know and have experienced.</w:t>
          </w:r>
        </w:p>
        <w:p w14:paraId="26A384B9" w14:textId="5F025C93" w:rsidR="00347B7C" w:rsidRDefault="00D750D6" w:rsidP="00856E76">
          <w:pPr>
            <w:pStyle w:val="TextParagraph"/>
            <w:rPr>
              <w:shd w:val="clear" w:color="auto" w:fill="FFFFFF"/>
            </w:rPr>
          </w:pPr>
          <w:r w:rsidRPr="0014742D">
            <w:rPr>
              <w:shd w:val="clear" w:color="auto" w:fill="FFFFFF"/>
            </w:rPr>
            <w:t xml:space="preserve">For example, as an attorney introduces evidence into a case regarding a </w:t>
          </w:r>
          <w:r>
            <w:rPr>
              <w:shd w:val="clear" w:color="auto" w:fill="FFFFFF"/>
            </w:rPr>
            <w:t xml:space="preserve">store, the fact finder will begin to form images of a store. As the witness describes a </w:t>
          </w:r>
          <w:r w:rsidRPr="0014742D">
            <w:rPr>
              <w:shd w:val="clear" w:color="auto" w:fill="FFFFFF"/>
            </w:rPr>
            <w:t>parking lot, entrance, shopping cart, aisles, fruit</w:t>
          </w:r>
          <w:r>
            <w:rPr>
              <w:shd w:val="clear" w:color="auto" w:fill="FFFFFF"/>
            </w:rPr>
            <w:t xml:space="preserve"> displays</w:t>
          </w:r>
          <w:r w:rsidRPr="0014742D">
            <w:rPr>
              <w:shd w:val="clear" w:color="auto" w:fill="FFFFFF"/>
            </w:rPr>
            <w:t>,</w:t>
          </w:r>
          <w:r>
            <w:rPr>
              <w:shd w:val="clear" w:color="auto" w:fill="FFFFFF"/>
            </w:rPr>
            <w:t xml:space="preserve"> </w:t>
          </w:r>
          <w:r w:rsidRPr="0014742D">
            <w:rPr>
              <w:shd w:val="clear" w:color="auto" w:fill="FFFFFF"/>
            </w:rPr>
            <w:t>deli</w:t>
          </w:r>
          <w:r>
            <w:rPr>
              <w:shd w:val="clear" w:color="auto" w:fill="FFFFFF"/>
            </w:rPr>
            <w:t xml:space="preserve"> section</w:t>
          </w:r>
          <w:r w:rsidRPr="0014742D">
            <w:rPr>
              <w:shd w:val="clear" w:color="auto" w:fill="FFFFFF"/>
            </w:rPr>
            <w:t xml:space="preserve">, </w:t>
          </w:r>
          <w:r>
            <w:rPr>
              <w:shd w:val="clear" w:color="auto" w:fill="FFFFFF"/>
            </w:rPr>
            <w:t xml:space="preserve">and </w:t>
          </w:r>
          <w:r w:rsidRPr="0014742D">
            <w:rPr>
              <w:shd w:val="clear" w:color="auto" w:fill="FFFFFF"/>
            </w:rPr>
            <w:t>check out, an image of a grocery store w</w:t>
          </w:r>
          <w:r>
            <w:rPr>
              <w:shd w:val="clear" w:color="auto" w:fill="FFFFFF"/>
            </w:rPr>
            <w:t>ill</w:t>
          </w:r>
          <w:r w:rsidRPr="0014742D">
            <w:rPr>
              <w:shd w:val="clear" w:color="auto" w:fill="FFFFFF"/>
            </w:rPr>
            <w:t xml:space="preserve"> gradually form in the mind of the fact finder that resembles stores familiar to the fact finder. The goal of the lawyer is to modify that image and frame a story that accurately reflects a depiction of the real and relevant grocery store at issue in </w:t>
          </w:r>
          <w:r w:rsidR="00A669EB">
            <w:rPr>
              <w:shd w:val="clear" w:color="auto" w:fill="FFFFFF"/>
            </w:rPr>
            <w:t>the</w:t>
          </w:r>
          <w:r w:rsidRPr="0014742D">
            <w:rPr>
              <w:shd w:val="clear" w:color="auto" w:fill="FFFFFF"/>
            </w:rPr>
            <w:t xml:space="preserve"> case.</w:t>
          </w:r>
        </w:p>
        <w:p w14:paraId="72407158" w14:textId="04779C86" w:rsidR="00D750D6" w:rsidRDefault="00D750D6" w:rsidP="00D72850">
          <w:pPr>
            <w:pStyle w:val="Head2"/>
          </w:pPr>
          <w:bookmarkStart w:id="858" w:name="_Toc26779194"/>
          <w:bookmarkStart w:id="859" w:name="_Toc36111328"/>
          <w:r>
            <w:t>F.</w:t>
          </w:r>
          <w:r>
            <w:tab/>
          </w:r>
          <w:r w:rsidR="00D72850">
            <w:t>Testimonial Truthfulness</w:t>
          </w:r>
          <w:bookmarkEnd w:id="858"/>
          <w:bookmarkEnd w:id="859"/>
        </w:p>
        <w:p w14:paraId="69AD7171" w14:textId="75CFFDDA" w:rsidR="00D750D6" w:rsidRDefault="00D750D6" w:rsidP="00856E76">
          <w:pPr>
            <w:pStyle w:val="TextParagraph"/>
          </w:pPr>
          <w:r>
            <w:t xml:space="preserve">The outcome of many, if not most cases, turns on the decision of the fact finder whether </w:t>
          </w:r>
          <w:r w:rsidR="00A669EB">
            <w:t xml:space="preserve">or not </w:t>
          </w:r>
          <w:r>
            <w:t>to believe witness</w:t>
          </w:r>
          <w:ins w:id="860" w:author="Roger Haydock" w:date="2024-06-26T15:32:00Z">
            <w:r w:rsidR="005451C3">
              <w:t>es</w:t>
            </w:r>
          </w:ins>
          <w:r>
            <w:t xml:space="preserve">. Credibility, believability, and truthfulness often determine the outcome of a case. There are two sides to these issues: one is the capability of </w:t>
          </w:r>
          <w:ins w:id="861" w:author="Roger Haydock" w:date="2024-06-26T15:32:00Z">
            <w:r w:rsidR="005451C3">
              <w:t>a</w:t>
            </w:r>
          </w:ins>
          <w:del w:id="862" w:author="Roger Haydock" w:date="2024-06-26T15:32:00Z">
            <w:r w:rsidDel="005451C3">
              <w:delText>the</w:delText>
            </w:r>
          </w:del>
          <w:r>
            <w:t xml:space="preserve"> witness to tell the truth or a lie, and the other is the ability of the fact finder to discern whether a witness is lying or telling the truth. Psychological studies, sociological research, and legal case data provide insights into these issues.</w:t>
          </w:r>
        </w:p>
        <w:p w14:paraId="04980109" w14:textId="46D52B98" w:rsidR="00347B7C" w:rsidDel="00F76A96" w:rsidRDefault="00D750D6" w:rsidP="00D750D6">
          <w:pPr>
            <w:pStyle w:val="TextParagraph"/>
            <w:rPr>
              <w:del w:id="863" w:author="Roger Haydock" w:date="2023-10-09T18:01:00Z"/>
            </w:rPr>
          </w:pPr>
          <w:r>
            <w:lastRenderedPageBreak/>
            <w:t>Regarding the first issue, empirical research surveys show that many witnesses add details that they did not perceive and that they do not actually recall. This “filling in the details” phenomenon is often done unconsciously and without the witness intending to embellish or mislead. Some witnesses, however, intentionally exaggerate or lie.</w:t>
          </w:r>
          <w:ins w:id="864" w:author="Roger Haydock" w:date="2023-10-09T18:01:00Z">
            <w:r w:rsidR="00F76A96">
              <w:t xml:space="preserve"> For example, </w:t>
            </w:r>
          </w:ins>
        </w:p>
        <w:p w14:paraId="7968C449" w14:textId="77777777" w:rsidR="00F76A96" w:rsidRDefault="00F76A96" w:rsidP="00F76A96">
          <w:pPr>
            <w:pStyle w:val="TextParagraph"/>
            <w:rPr>
              <w:ins w:id="865" w:author="Roger Haydock" w:date="2023-10-09T18:01:00Z"/>
            </w:rPr>
          </w:pPr>
          <w:ins w:id="866" w:author="Roger Haydock" w:date="2023-10-09T18:01:00Z">
            <w:r>
              <w:t>c</w:t>
            </w:r>
          </w:ins>
          <w:del w:id="867" w:author="Roger Haydock" w:date="2023-10-09T18:01:00Z">
            <w:r w:rsidR="00D750D6" w:rsidDel="00F76A96">
              <w:delText>C</w:delText>
            </w:r>
          </w:del>
          <w:r w:rsidR="00D750D6">
            <w:t>ases involving the wrongly convicted who are subsequently freed based on DNA results demonstrate some of the inaccuracies and injustices of eyewitness identification</w:t>
          </w:r>
          <w:r w:rsidR="00347B7C">
            <w:t xml:space="preserve">. </w:t>
          </w:r>
        </w:p>
        <w:p w14:paraId="3A89C11B" w14:textId="604BF5A5" w:rsidR="00D750D6" w:rsidRDefault="00D750D6" w:rsidP="00F76A96">
          <w:pPr>
            <w:pStyle w:val="TextParagraph"/>
          </w:pPr>
          <w:r>
            <w:t xml:space="preserve">Expert psychologists and sociologists have conducted extensive research on the malleability of human memory. These professionals have studied various deficiencies inherent in witnesses being unable to provide correct and consistent versions of events and conversations, caused by poor memories, parallel experiences, prejudices, peer pressure, and biases. These and related studies raise serious questions about the accuracy of some witness testimony. Advocates must address these concerns in presenting and in challenging </w:t>
          </w:r>
          <w:del w:id="868" w:author="Roger Haydock" w:date="2024-03-12T14:12:00Z">
            <w:r w:rsidDel="00BA46A6">
              <w:delText>testimony</w:delText>
            </w:r>
          </w:del>
          <w:ins w:id="869" w:author="Roger Haydock" w:date="2024-03-12T14:12:00Z">
            <w:r w:rsidR="00BA46A6">
              <w:t>testimony.</w:t>
            </w:r>
          </w:ins>
        </w:p>
        <w:p w14:paraId="3971F67F" w14:textId="77777777" w:rsidR="00F76A96" w:rsidRDefault="00D750D6" w:rsidP="00D750D6">
          <w:pPr>
            <w:pStyle w:val="TextParagraph"/>
            <w:rPr>
              <w:ins w:id="870" w:author="Roger Haydock" w:date="2023-10-09T18:02:00Z"/>
            </w:rPr>
          </w:pPr>
          <w:r>
            <w:t xml:space="preserve">Regarding the second issue, the prevailing view, supported by clinical studies and data, is that fact finders may have a difficult time discerning whether a person is telling the truth or a lie. Professional decision makers including judges, arbitrators, and administrative </w:t>
          </w:r>
          <w:r w:rsidR="00A669EB">
            <w:t>law judges</w:t>
          </w:r>
          <w:r>
            <w:t xml:space="preserve"> fare no better or worse, on average, than jurors in ascertaining truth tellers from</w:t>
          </w:r>
          <w:r w:rsidR="00347B7C">
            <w:t xml:space="preserve"> </w:t>
          </w:r>
          <w:r>
            <w:t xml:space="preserve">frauds. This is significantly due to the “truth default” theory involving human honesty and deception detection. </w:t>
          </w:r>
        </w:p>
        <w:p w14:paraId="51C1FBD4" w14:textId="50DB79D1" w:rsidR="00D750D6" w:rsidRDefault="00D750D6" w:rsidP="00D750D6">
          <w:pPr>
            <w:pStyle w:val="TextParagraph"/>
          </w:pPr>
          <w:r>
            <w:t xml:space="preserve">It is fairly well established that humans have a propensity to believe each other, or to </w:t>
          </w:r>
          <w:ins w:id="871" w:author="Roger Haydock" w:date="2024-06-26T15:34:00Z">
            <w:r w:rsidR="005451C3">
              <w:t>prefer</w:t>
            </w:r>
          </w:ins>
          <w:del w:id="872" w:author="Roger Haydock" w:date="2024-06-26T15:34:00Z">
            <w:r w:rsidDel="005451C3">
              <w:delText>want</w:delText>
            </w:r>
          </w:del>
          <w:r>
            <w:t xml:space="preserve"> to believe others, especially if they like or identify with them. It is more likely than not, it is generally believed, that people will be telling the truth</w:t>
          </w:r>
          <w:ins w:id="873" w:author="Roger Haydock" w:date="2024-06-26T15:33:00Z">
            <w:r w:rsidR="005451C3">
              <w:t xml:space="preserve"> (</w:t>
            </w:r>
          </w:ins>
          <w:ins w:id="874" w:author="Roger Haydock" w:date="2024-06-26T15:36:00Z">
            <w:r w:rsidR="005451C3">
              <w:t>perhaps</w:t>
            </w:r>
          </w:ins>
          <w:ins w:id="875" w:author="Roger Haydock" w:date="2024-06-26T15:33:00Z">
            <w:r w:rsidR="005451C3">
              <w:t xml:space="preserve"> with some embellishment)</w:t>
            </w:r>
          </w:ins>
          <w:r>
            <w:t xml:space="preserve">, rather than a lie. And so, many fact finders have a tendency to believe witnesses, and particularly, </w:t>
          </w:r>
          <w:r w:rsidR="00A669EB">
            <w:t>those that</w:t>
          </w:r>
          <w:r>
            <w:t xml:space="preserve"> testify under oath.</w:t>
          </w:r>
          <w:ins w:id="876" w:author="Roger Haydock" w:date="2023-10-09T18:02:00Z">
            <w:r w:rsidR="00F76A96">
              <w:t xml:space="preserve"> Contrarily, </w:t>
            </w:r>
          </w:ins>
          <w:ins w:id="877" w:author="Roger Haydock" w:date="2023-10-09T18:03:00Z">
            <w:r w:rsidR="00F76A96">
              <w:t xml:space="preserve">fact finders </w:t>
            </w:r>
          </w:ins>
          <w:ins w:id="878" w:author="Roger Haydock" w:date="2023-10-09T18:04:00Z">
            <w:r w:rsidR="00F76A96">
              <w:t>may</w:t>
            </w:r>
          </w:ins>
          <w:ins w:id="879" w:author="Roger Haydock" w:date="2023-10-09T18:03:00Z">
            <w:r w:rsidR="00F76A96">
              <w:t xml:space="preserve"> discount or disbelieve witnesses they dislike or distrust</w:t>
            </w:r>
          </w:ins>
          <w:ins w:id="880" w:author="Roger Haydock" w:date="2023-10-09T18:04:00Z">
            <w:r w:rsidR="00F76A96">
              <w:t>, and more so if they harbor express or implicit biases or prejudices</w:t>
            </w:r>
          </w:ins>
          <w:ins w:id="881" w:author="Roger Haydock" w:date="2023-10-09T18:03:00Z">
            <w:r w:rsidR="00F76A96">
              <w:t xml:space="preserve">. </w:t>
            </w:r>
          </w:ins>
        </w:p>
        <w:p w14:paraId="1544970A" w14:textId="2B688AE3" w:rsidR="00347B7C" w:rsidRDefault="00D750D6" w:rsidP="00D750D6">
          <w:pPr>
            <w:pStyle w:val="TextParagraph"/>
          </w:pPr>
          <w:r>
            <w:t>Th</w:t>
          </w:r>
          <w:ins w:id="882" w:author="Roger Haydock" w:date="2023-10-09T18:05:00Z">
            <w:r w:rsidR="00F76A96">
              <w:t>ese realities</w:t>
            </w:r>
          </w:ins>
          <w:del w:id="883" w:author="Roger Haydock" w:date="2023-10-09T18:05:00Z">
            <w:r w:rsidDel="00F76A96">
              <w:delText>is</w:delText>
            </w:r>
          </w:del>
          <w:r>
            <w:t xml:space="preserve"> affect</w:t>
          </w:r>
          <w:del w:id="884" w:author="Roger Haydock" w:date="2023-10-09T18:05:00Z">
            <w:r w:rsidDel="00F76A96">
              <w:delText>s</w:delText>
            </w:r>
          </w:del>
          <w:r>
            <w:t xml:space="preserve"> the roles and responsibilities of advocates. The assessment of credibility and believability is a paramount objective in a case. Two opposing parties tell different tales, and it may well be that one, or both, are </w:t>
          </w:r>
          <w:r w:rsidR="005C2568">
            <w:t>misguided,</w:t>
          </w:r>
          <w:r>
            <w:t xml:space="preserve"> </w:t>
          </w:r>
          <w:r w:rsidR="005C2568">
            <w:t>or</w:t>
          </w:r>
          <w:r>
            <w:t xml:space="preserve"> deceitful</w:t>
          </w:r>
          <w:r w:rsidR="005C2568">
            <w:t>, or lying</w:t>
          </w:r>
          <w:r>
            <w:t xml:space="preserve"> about important details.</w:t>
          </w:r>
          <w:ins w:id="885" w:author="Roger Haydock" w:date="2023-10-09T18:05:00Z">
            <w:r w:rsidR="00F76A96">
              <w:t xml:space="preserve"> It is up to the advocate to </w:t>
            </w:r>
          </w:ins>
          <w:ins w:id="886" w:author="Roger Haydock" w:date="2023-10-09T18:06:00Z">
            <w:r w:rsidR="00F76A96">
              <w:t xml:space="preserve">identify and explain </w:t>
            </w:r>
          </w:ins>
          <w:ins w:id="887" w:author="Roger Haydock" w:date="2023-10-09T18:07:00Z">
            <w:r w:rsidR="005850C2">
              <w:t xml:space="preserve">why the fact finders may believe or disbelieve certain witnesses. </w:t>
            </w:r>
          </w:ins>
        </w:p>
        <w:p w14:paraId="0C51A0A1" w14:textId="3A18DB47" w:rsidR="00347B7C" w:rsidRDefault="005850C2" w:rsidP="00D750D6">
          <w:pPr>
            <w:pStyle w:val="TextParagraph"/>
          </w:pPr>
          <w:ins w:id="888" w:author="Roger Haydock" w:date="2023-10-09T18:08:00Z">
            <w:r>
              <w:t>Consequently, a</w:t>
            </w:r>
          </w:ins>
          <w:del w:id="889" w:author="Roger Haydock" w:date="2023-10-09T18:08:00Z">
            <w:r w:rsidR="00D750D6" w:rsidDel="005850C2">
              <w:delText>A</w:delText>
            </w:r>
          </w:del>
          <w:r w:rsidR="00D750D6">
            <w:t xml:space="preserve"> primary goal of the advocate is to provide facts and reasons why a client and supporting witnesses are being truthful and why the opponent and contrarian witnesses are not. An advocate needs to provide insights into why a party or witness is telling a more likely or a more convincing story, </w:t>
          </w:r>
          <w:r w:rsidR="005C2568">
            <w:t>what motivations there are</w:t>
          </w:r>
          <w:r w:rsidR="00D750D6">
            <w:t xml:space="preserve"> to tell the truth, and who is more believable. These efforts will be highlighted through examples </w:t>
          </w:r>
          <w:r w:rsidR="00D750D6">
            <w:lastRenderedPageBreak/>
            <w:t>in Chapters 7 and 9 on direct and cross-examination and in Chapter 11 on summation.</w:t>
          </w:r>
        </w:p>
        <w:p w14:paraId="4BBA7664" w14:textId="488E2EEF" w:rsidR="00D750D6" w:rsidRDefault="00D750D6" w:rsidP="00D750D6">
          <w:pPr>
            <w:pStyle w:val="Head2"/>
          </w:pPr>
          <w:bookmarkStart w:id="890" w:name="_Toc417727328"/>
          <w:bookmarkStart w:id="891" w:name="_Toc26779195"/>
          <w:bookmarkStart w:id="892" w:name="_Toc36111329"/>
          <w:r>
            <w:t>G.</w:t>
          </w:r>
          <w:r>
            <w:tab/>
            <w:t>Displaying Relationship with Client</w:t>
          </w:r>
          <w:bookmarkEnd w:id="890"/>
          <w:bookmarkEnd w:id="891"/>
          <w:bookmarkEnd w:id="892"/>
        </w:p>
        <w:p w14:paraId="3B5BE273" w14:textId="425932DD" w:rsidR="009303DC" w:rsidRDefault="00D750D6" w:rsidP="00D750D6">
          <w:pPr>
            <w:pStyle w:val="TextParagraph"/>
            <w:rPr>
              <w:ins w:id="893" w:author="Roger Haydock" w:date="2024-03-12T13:25:00Z"/>
            </w:rPr>
          </w:pPr>
          <w:r>
            <w:t xml:space="preserve">The nature of the case and the kind of client dictate what relationship should be displayed between an attorney and client. If the fact finder is likely to perceive the client as a credible or a good person, the advocate should display a close relationship with the </w:t>
          </w:r>
          <w:r w:rsidR="00A669EB">
            <w:t>person</w:t>
          </w:r>
          <w:r>
            <w:t xml:space="preserve"> by talking </w:t>
          </w:r>
          <w:bookmarkStart w:id="894" w:name="Page_BM_25"/>
          <w:bookmarkEnd w:id="894"/>
          <w:r>
            <w:t xml:space="preserve">with the </w:t>
          </w:r>
          <w:r w:rsidR="00A669EB">
            <w:t>party</w:t>
          </w:r>
          <w:r>
            <w:t xml:space="preserve"> and appearing to like the </w:t>
          </w:r>
          <w:r w:rsidR="00A669EB">
            <w:t>party</w:t>
          </w:r>
          <w:r>
            <w:t xml:space="preserve">. In cases in which the fact finder may not identify with or </w:t>
          </w:r>
          <w:r w:rsidR="005C2568">
            <w:t>may dis</w:t>
          </w:r>
          <w:r>
            <w:t xml:space="preserve">like a client, lawyers disagree as to the relationship they should establish </w:t>
          </w:r>
          <w:del w:id="895" w:author="Roger Haydock" w:date="2024-06-17T22:11:00Z">
            <w:r w:rsidDel="00D2675F">
              <w:delText xml:space="preserve">in </w:delText>
            </w:r>
          </w:del>
          <w:del w:id="896" w:author="Roger Haydock" w:date="2023-10-09T18:09:00Z">
            <w:r w:rsidDel="005850C2">
              <w:delText>front</w:delText>
            </w:r>
          </w:del>
          <w:del w:id="897" w:author="Roger Haydock" w:date="2024-06-17T22:11:00Z">
            <w:r w:rsidDel="00D2675F">
              <w:delText xml:space="preserve"> of</w:delText>
            </w:r>
          </w:del>
          <w:ins w:id="898" w:author="Roger Haydock" w:date="2024-06-17T22:11:00Z">
            <w:r w:rsidR="00D2675F">
              <w:t>in the presence of</w:t>
            </w:r>
          </w:ins>
          <w:r>
            <w:t xml:space="preserve"> the decision maker. </w:t>
          </w:r>
        </w:p>
        <w:p w14:paraId="4B5CB3A4" w14:textId="6D1435AB" w:rsidR="00D750D6" w:rsidRDefault="00D750D6" w:rsidP="00D750D6">
          <w:pPr>
            <w:pStyle w:val="TextParagraph"/>
          </w:pPr>
          <w:r>
            <w:t xml:space="preserve">Some lawyers believe that they should distance themselves from this kind of </w:t>
          </w:r>
          <w:r w:rsidR="00A669EB">
            <w:t>party</w:t>
          </w:r>
          <w:r>
            <w:t xml:space="preserve">, fearing that the appearance of a close relationship </w:t>
          </w:r>
          <w:r w:rsidR="005C2568">
            <w:t>may</w:t>
          </w:r>
          <w:r>
            <w:t xml:space="preserve"> hurt the attorney’s standing </w:t>
          </w:r>
          <w:r w:rsidR="005C2568">
            <w:t>with</w:t>
          </w:r>
          <w:r>
            <w:t xml:space="preserve"> the fact finder. Other lawyers</w:t>
          </w:r>
          <w:r w:rsidR="00A669EB">
            <w:t>, especially in criminal cases,</w:t>
          </w:r>
          <w:r>
            <w:t xml:space="preserve"> believe that such a client needs visible support from the attorney. They fear the opposite reaction from the decision maker who may not support the </w:t>
          </w:r>
          <w:r w:rsidR="00A669EB">
            <w:t>individual</w:t>
          </w:r>
          <w:r>
            <w:t xml:space="preserve"> because it appears that the client’s own counsel wants little to do with the </w:t>
          </w:r>
          <w:r w:rsidR="00A669EB">
            <w:t>person</w:t>
          </w:r>
          <w:r>
            <w:t>.</w:t>
          </w:r>
        </w:p>
        <w:p w14:paraId="3E648833" w14:textId="02AD1A70" w:rsidR="00D750D6" w:rsidRDefault="00D750D6" w:rsidP="00D750D6">
          <w:pPr>
            <w:pStyle w:val="Head2"/>
          </w:pPr>
          <w:bookmarkStart w:id="899" w:name="_Toc417727329"/>
          <w:bookmarkStart w:id="900" w:name="_Toc26779196"/>
          <w:bookmarkStart w:id="901" w:name="_Toc36111330"/>
          <w:r>
            <w:t>H.</w:t>
          </w:r>
          <w:r>
            <w:tab/>
          </w:r>
          <w:r w:rsidR="00856E76" w:rsidRPr="00856E76">
            <w:t>Professional Accountability</w:t>
          </w:r>
          <w:bookmarkEnd w:id="899"/>
          <w:bookmarkEnd w:id="900"/>
          <w:bookmarkEnd w:id="901"/>
        </w:p>
        <w:p w14:paraId="29A0BC5D" w14:textId="77777777" w:rsidR="009303DC" w:rsidRDefault="00D750D6" w:rsidP="00D750D6">
          <w:pPr>
            <w:pStyle w:val="TextParagraph"/>
            <w:rPr>
              <w:ins w:id="902" w:author="Roger Haydock" w:date="2024-03-12T13:27:00Z"/>
            </w:rPr>
          </w:pPr>
          <w:r>
            <w:t xml:space="preserve">Inevitably, advocates make mistakes and errors of judgment. The attorney’s reaction to these situations increases or decreases the chances of winning. </w:t>
          </w:r>
        </w:p>
        <w:p w14:paraId="24CD7DAE" w14:textId="77777777" w:rsidR="009303DC" w:rsidRDefault="00D750D6">
          <w:pPr>
            <w:pStyle w:val="TextParagraph"/>
            <w:ind w:left="432" w:firstLine="0"/>
            <w:rPr>
              <w:ins w:id="903" w:author="Roger Haydock" w:date="2024-03-12T13:27:00Z"/>
            </w:rPr>
            <w:pPrChange w:id="904" w:author="Roger Haydock" w:date="2024-03-12T13:28:00Z">
              <w:pPr>
                <w:pStyle w:val="TextParagraph"/>
              </w:pPr>
            </w:pPrChange>
          </w:pPr>
          <w:r>
            <w:t xml:space="preserve">When we make mistakes, we may be naturally inclined to think about ourselves first and what the decision maker will think about us and then find a scapegoat for our errors. </w:t>
          </w:r>
        </w:p>
        <w:p w14:paraId="706DB258" w14:textId="77777777" w:rsidR="009303DC" w:rsidRDefault="00D750D6">
          <w:pPr>
            <w:pStyle w:val="TextParagraph"/>
            <w:ind w:left="432" w:firstLine="0"/>
            <w:rPr>
              <w:ins w:id="905" w:author="Roger Haydock" w:date="2024-03-12T13:27:00Z"/>
            </w:rPr>
            <w:pPrChange w:id="906" w:author="Roger Haydock" w:date="2024-03-12T13:28:00Z">
              <w:pPr>
                <w:pStyle w:val="TextParagraph"/>
              </w:pPr>
            </w:pPrChange>
          </w:pPr>
          <w:r>
            <w:t xml:space="preserve">When we learn about some surprise information at the beginning of a trial, we may want to blame our client for not telling us about this information rather than ourselves for not properly discovering it. </w:t>
          </w:r>
        </w:p>
        <w:p w14:paraId="45B294E8" w14:textId="77777777" w:rsidR="009303DC" w:rsidRDefault="00D750D6">
          <w:pPr>
            <w:pStyle w:val="TextParagraph"/>
            <w:ind w:left="432" w:firstLine="0"/>
            <w:rPr>
              <w:ins w:id="907" w:author="Roger Haydock" w:date="2024-03-12T13:27:00Z"/>
            </w:rPr>
            <w:pPrChange w:id="908" w:author="Roger Haydock" w:date="2024-03-12T13:28:00Z">
              <w:pPr>
                <w:pStyle w:val="TextParagraph"/>
              </w:pPr>
            </w:pPrChange>
          </w:pPr>
          <w:r>
            <w:t xml:space="preserve">When we ask an awkward question during jury selection, we may want to </w:t>
          </w:r>
          <w:r w:rsidR="005C2568">
            <w:t>criticize</w:t>
          </w:r>
          <w:r>
            <w:t xml:space="preserve"> the judge for refusing to ask such a question instead of blaming ourselves for not properly asking it. </w:t>
          </w:r>
        </w:p>
        <w:p w14:paraId="5CC987D6" w14:textId="77777777" w:rsidR="009303DC" w:rsidRDefault="00D750D6">
          <w:pPr>
            <w:pStyle w:val="TextParagraph"/>
            <w:ind w:left="432" w:firstLine="0"/>
            <w:rPr>
              <w:ins w:id="909" w:author="Roger Haydock" w:date="2024-03-12T13:28:00Z"/>
            </w:rPr>
            <w:pPrChange w:id="910" w:author="Roger Haydock" w:date="2024-03-12T13:28:00Z">
              <w:pPr>
                <w:pStyle w:val="TextParagraph"/>
              </w:pPr>
            </w:pPrChange>
          </w:pPr>
          <w:r>
            <w:t xml:space="preserve">When the witness makes a misstatement on the stand, we may be inclined to shift the blame to the witness rather than have the decision maker think we did not </w:t>
          </w:r>
          <w:ins w:id="911" w:author="Roger Haydock" w:date="2023-10-09T18:11:00Z">
            <w:r w:rsidR="005850C2">
              <w:t>ask</w:t>
            </w:r>
          </w:ins>
          <w:ins w:id="912" w:author="Roger Haydock" w:date="2023-10-09T18:10:00Z">
            <w:r w:rsidR="005850C2">
              <w:t xml:space="preserve"> the proper or right question</w:t>
            </w:r>
          </w:ins>
          <w:del w:id="913" w:author="Roger Haydock" w:date="2023-10-09T18:10:00Z">
            <w:r w:rsidDel="005850C2">
              <w:delText>adequately prepare the witness</w:delText>
            </w:r>
          </w:del>
          <w:r>
            <w:t xml:space="preserve">. </w:t>
          </w:r>
        </w:p>
        <w:p w14:paraId="31C9DC67" w14:textId="1A76E2E3" w:rsidR="00D750D6" w:rsidDel="00AA11BE" w:rsidRDefault="00D750D6" w:rsidP="00D750D6">
          <w:pPr>
            <w:pStyle w:val="TextParagraph"/>
            <w:rPr>
              <w:del w:id="914" w:author="Roger Haydock" w:date="2024-03-12T13:28:00Z"/>
            </w:rPr>
          </w:pPr>
          <w:r>
            <w:t>These reactions may be natural and normal, but they must be avoided by the professional advocate.</w:t>
          </w:r>
          <w:ins w:id="915" w:author="Roger Haydock" w:date="2024-03-12T13:28:00Z">
            <w:r w:rsidR="00AA11BE">
              <w:t xml:space="preserve"> </w:t>
            </w:r>
          </w:ins>
        </w:p>
        <w:p w14:paraId="28192706" w14:textId="0B74117F" w:rsidR="00D750D6" w:rsidRDefault="00D750D6" w:rsidP="00AA11BE">
          <w:pPr>
            <w:pStyle w:val="TextParagraph"/>
          </w:pPr>
          <w:r>
            <w:t>There is no place for a lawyer to be concerned about professional or personal embarrassments during a case. The attorney should not unfairly blame the client or undercut the client’s position. Advocates must assume responsibility for mistakes</w:t>
          </w:r>
          <w:r w:rsidR="005C2568">
            <w:t>,</w:t>
          </w:r>
          <w:r>
            <w:t xml:space="preserve"> even if not </w:t>
          </w:r>
          <w:ins w:id="916" w:author="Roger Haydock" w:date="2023-10-09T18:11:00Z">
            <w:r w:rsidR="005850C2">
              <w:t>direc</w:t>
            </w:r>
          </w:ins>
          <w:ins w:id="917" w:author="Roger Haydock" w:date="2023-10-09T18:12:00Z">
            <w:r w:rsidR="005850C2">
              <w:t xml:space="preserve">tly </w:t>
            </w:r>
          </w:ins>
          <w:r>
            <w:t>theirs</w:t>
          </w:r>
          <w:r w:rsidR="00A669EB">
            <w:t>,</w:t>
          </w:r>
          <w:r>
            <w:t xml:space="preserve"> and accept accountability.</w:t>
          </w:r>
        </w:p>
        <w:p w14:paraId="1BEC8078" w14:textId="3751CF01" w:rsidR="00D750D6" w:rsidRDefault="00D750D6" w:rsidP="00766513">
          <w:pPr>
            <w:pStyle w:val="Head1Ch1"/>
          </w:pPr>
          <w:bookmarkStart w:id="918" w:name="_Toc417727331"/>
          <w:bookmarkStart w:id="919" w:name="_Toc417728672"/>
          <w:bookmarkStart w:id="920" w:name="_Toc26779197"/>
          <w:bookmarkStart w:id="921" w:name="_Toc36111045"/>
          <w:bookmarkStart w:id="922" w:name="_Toc36111331"/>
          <w:r>
            <w:lastRenderedPageBreak/>
            <w:t>Methods of Effective Presentation</w:t>
          </w:r>
          <w:bookmarkEnd w:id="918"/>
          <w:bookmarkEnd w:id="919"/>
          <w:bookmarkEnd w:id="920"/>
          <w:bookmarkEnd w:id="921"/>
          <w:bookmarkEnd w:id="922"/>
        </w:p>
        <w:p w14:paraId="5B094F5D" w14:textId="7A6B348A" w:rsidR="00D750D6" w:rsidRPr="00000311" w:rsidRDefault="00D750D6" w:rsidP="00D750D6">
          <w:pPr>
            <w:pStyle w:val="TextParagraph"/>
            <w:rPr>
              <w:szCs w:val="21"/>
            </w:rPr>
          </w:pPr>
          <w:r w:rsidRPr="00000311">
            <w:rPr>
              <w:szCs w:val="21"/>
            </w:rPr>
            <w:t>All a</w:t>
          </w:r>
          <w:r w:rsidR="005C2568">
            <w:rPr>
              <w:szCs w:val="21"/>
            </w:rPr>
            <w:t>ttorneys</w:t>
          </w:r>
          <w:r w:rsidRPr="00000311">
            <w:rPr>
              <w:szCs w:val="21"/>
            </w:rPr>
            <w:t xml:space="preserve"> have talent</w:t>
          </w:r>
          <w:r w:rsidR="005C2568">
            <w:rPr>
              <w:szCs w:val="21"/>
            </w:rPr>
            <w:t>s</w:t>
          </w:r>
          <w:r w:rsidRPr="00000311">
            <w:rPr>
              <w:szCs w:val="21"/>
            </w:rPr>
            <w:t xml:space="preserve"> and capabilities they can develop and enhance to make them more effective a</w:t>
          </w:r>
          <w:r w:rsidR="005C2568">
            <w:rPr>
              <w:szCs w:val="21"/>
            </w:rPr>
            <w:t>dvocates</w:t>
          </w:r>
          <w:r w:rsidRPr="00000311">
            <w:rPr>
              <w:szCs w:val="21"/>
            </w:rPr>
            <w:t xml:space="preserve">. Methodical planning, thorough preparation, and intense practice can make </w:t>
          </w:r>
          <w:r w:rsidR="00A669EB">
            <w:rPr>
              <w:szCs w:val="21"/>
            </w:rPr>
            <w:t xml:space="preserve">a stalwart </w:t>
          </w:r>
          <w:r w:rsidRPr="00000311">
            <w:rPr>
              <w:szCs w:val="21"/>
            </w:rPr>
            <w:t>lawyer a competent and skilled advocate. This section describes some general principles of effective communication skills. Subsequent chapters contain additional techniques applicable to specific advocacy skills.</w:t>
          </w:r>
        </w:p>
        <w:p w14:paraId="34BB55E4" w14:textId="77777777" w:rsidR="00EB63E9" w:rsidRDefault="00D750D6" w:rsidP="00856E76">
          <w:pPr>
            <w:pStyle w:val="TextParagraph"/>
            <w:rPr>
              <w:ins w:id="923" w:author="Roger Haydock" w:date="2024-03-12T13:29:00Z"/>
              <w:shd w:val="clear" w:color="auto" w:fill="FFFFFF"/>
            </w:rPr>
          </w:pPr>
          <w:r>
            <w:t>Some</w:t>
          </w:r>
          <w:r w:rsidRPr="00856E76">
            <w:t xml:space="preserve"> advocate</w:t>
          </w:r>
          <w:r>
            <w:t>s</w:t>
          </w:r>
          <w:r w:rsidRPr="00856E76">
            <w:t xml:space="preserve"> </w:t>
          </w:r>
          <w:r>
            <w:t xml:space="preserve">have varying </w:t>
          </w:r>
          <w:r w:rsidRPr="00856E76">
            <w:t xml:space="preserve">communication abilities. </w:t>
          </w:r>
          <w:r w:rsidRPr="00856E76">
            <w:rPr>
              <w:shd w:val="clear" w:color="auto" w:fill="FFFFFF"/>
            </w:rPr>
            <w:t xml:space="preserve">Court and hearing rooms need to be accessible for </w:t>
          </w:r>
          <w:r>
            <w:rPr>
              <w:shd w:val="clear" w:color="auto" w:fill="FFFFFF"/>
            </w:rPr>
            <w:t>all participants</w:t>
          </w:r>
          <w:r w:rsidR="00347B7C">
            <w:rPr>
              <w:shd w:val="clear" w:color="auto" w:fill="FFFFFF"/>
            </w:rPr>
            <w:t xml:space="preserve">. </w:t>
          </w:r>
          <w:r w:rsidRPr="00856E76">
            <w:rPr>
              <w:shd w:val="clear" w:color="auto" w:fill="FFFFFF"/>
            </w:rPr>
            <w:t>Title II of the</w:t>
          </w:r>
          <w:r w:rsidRPr="00000311">
            <w:rPr>
              <w:shd w:val="clear" w:color="auto" w:fill="FFFFFF"/>
            </w:rPr>
            <w:t xml:space="preserve"> Ame</w:t>
          </w:r>
          <w:r>
            <w:rPr>
              <w:shd w:val="clear" w:color="auto" w:fill="FFFFFF"/>
            </w:rPr>
            <w:t>r</w:t>
          </w:r>
          <w:r w:rsidRPr="00000311">
            <w:rPr>
              <w:shd w:val="clear" w:color="auto" w:fill="FFFFFF"/>
            </w:rPr>
            <w:t>icans wi</w:t>
          </w:r>
          <w:r>
            <w:rPr>
              <w:shd w:val="clear" w:color="auto" w:fill="FFFFFF"/>
            </w:rPr>
            <w:t>th Disabilities Act</w:t>
          </w:r>
          <w:r w:rsidRPr="00856E76">
            <w:rPr>
              <w:shd w:val="clear" w:color="auto" w:fill="FFFFFF"/>
            </w:rPr>
            <w:t xml:space="preserve"> and </w:t>
          </w:r>
          <w:r w:rsidR="0004482F">
            <w:rPr>
              <w:shd w:val="clear" w:color="auto" w:fill="FFFFFF"/>
            </w:rPr>
            <w:t>§ </w:t>
          </w:r>
          <w:r w:rsidRPr="00856E76">
            <w:rPr>
              <w:shd w:val="clear" w:color="auto" w:fill="FFFFFF"/>
            </w:rPr>
            <w:t xml:space="preserve">504 of the Rehabilitation Act (covering federal funding recipients) explain that reasonable accommodations must be provided for persons </w:t>
          </w:r>
          <w:r>
            <w:rPr>
              <w:shd w:val="clear" w:color="auto" w:fill="FFFFFF"/>
            </w:rPr>
            <w:t>covered</w:t>
          </w:r>
          <w:r w:rsidRPr="00856E76">
            <w:rPr>
              <w:shd w:val="clear" w:color="auto" w:fill="FFFFFF"/>
            </w:rPr>
            <w:t xml:space="preserve"> by that legislation</w:t>
          </w:r>
          <w:r w:rsidR="005C2568">
            <w:rPr>
              <w:shd w:val="clear" w:color="auto" w:fill="FFFFFF"/>
            </w:rPr>
            <w:t>.</w:t>
          </w:r>
          <w:r w:rsidRPr="00856E76">
            <w:rPr>
              <w:shd w:val="clear" w:color="auto" w:fill="FFFFFF"/>
            </w:rPr>
            <w:t xml:space="preserve"> Although United States </w:t>
          </w:r>
          <w:ins w:id="924" w:author="Roger Haydock" w:date="2023-10-09T18:13:00Z">
            <w:r w:rsidR="00F33981">
              <w:rPr>
                <w:shd w:val="clear" w:color="auto" w:fill="FFFFFF"/>
              </w:rPr>
              <w:t xml:space="preserve">district </w:t>
            </w:r>
          </w:ins>
          <w:r w:rsidRPr="00856E76">
            <w:rPr>
              <w:shd w:val="clear" w:color="auto" w:fill="FFFFFF"/>
            </w:rPr>
            <w:t xml:space="preserve">courts are not covered by the ADA, federal courts have a policy to remove barriers to court services by providing </w:t>
          </w:r>
          <w:r>
            <w:rPr>
              <w:shd w:val="clear" w:color="auto" w:fill="FFFFFF"/>
            </w:rPr>
            <w:t>appropriate</w:t>
          </w:r>
          <w:r w:rsidRPr="00856E76">
            <w:rPr>
              <w:shd w:val="clear" w:color="auto" w:fill="FFFFFF"/>
            </w:rPr>
            <w:t xml:space="preserve"> accommodations</w:t>
          </w:r>
          <w:r w:rsidR="00347B7C">
            <w:rPr>
              <w:shd w:val="clear" w:color="auto" w:fill="FFFFFF"/>
            </w:rPr>
            <w:t xml:space="preserve">. </w:t>
          </w:r>
        </w:p>
        <w:p w14:paraId="38C512E2" w14:textId="15212CAB" w:rsidR="00D750D6" w:rsidRDefault="00D750D6" w:rsidP="00856E76">
          <w:pPr>
            <w:pStyle w:val="TextParagraph"/>
          </w:pPr>
          <w:r w:rsidRPr="00856E76">
            <w:rPr>
              <w:shd w:val="clear" w:color="auto" w:fill="FFFFFF"/>
            </w:rPr>
            <w:t>Accordingly, some of the following</w:t>
          </w:r>
          <w:r w:rsidRPr="00856E76">
            <w:t xml:space="preserve"> suggestions</w:t>
          </w:r>
          <w:r>
            <w:t xml:space="preserve"> will </w:t>
          </w:r>
          <w:r w:rsidRPr="00856E76">
            <w:t xml:space="preserve">need to be </w:t>
          </w:r>
          <w:r>
            <w:t>modified</w:t>
          </w:r>
          <w:r w:rsidRPr="00856E76">
            <w:t xml:space="preserve"> to reflect the needs and capabilities of counsel. If an assigned room has inadequate facilities, it may need to be </w:t>
          </w:r>
          <w:r>
            <w:t>transformed</w:t>
          </w:r>
          <w:r w:rsidRPr="00856E76">
            <w:t xml:space="preserve"> or another room selected. All counsel need to be aware of these issues and provide</w:t>
          </w:r>
          <w:r w:rsidR="00347B7C">
            <w:t xml:space="preserve"> </w:t>
          </w:r>
          <w:r w:rsidRPr="00856E76">
            <w:t>appropriate</w:t>
          </w:r>
          <w:r w:rsidR="00347B7C">
            <w:t xml:space="preserve"> </w:t>
          </w:r>
          <w:r w:rsidRPr="00856E76">
            <w:t>support and assistance.</w:t>
          </w:r>
        </w:p>
        <w:p w14:paraId="7B723E57" w14:textId="77777777" w:rsidR="00D750D6" w:rsidRDefault="00D750D6" w:rsidP="00D750D6">
          <w:pPr>
            <w:pStyle w:val="Head2"/>
          </w:pPr>
          <w:bookmarkStart w:id="925" w:name="Page_BM_26"/>
          <w:bookmarkStart w:id="926" w:name="_Toc417727332"/>
          <w:bookmarkStart w:id="927" w:name="_Toc26779198"/>
          <w:bookmarkStart w:id="928" w:name="_Toc36111332"/>
          <w:bookmarkEnd w:id="925"/>
          <w:r>
            <w:t>A.</w:t>
          </w:r>
          <w:r>
            <w:tab/>
            <w:t>A Good Person</w:t>
          </w:r>
          <w:bookmarkEnd w:id="926"/>
          <w:bookmarkEnd w:id="927"/>
          <w:bookmarkEnd w:id="928"/>
        </w:p>
        <w:p w14:paraId="68CE926E" w14:textId="2C4BA1B2" w:rsidR="00D750D6" w:rsidRDefault="00D750D6" w:rsidP="00D750D6">
          <w:pPr>
            <w:pStyle w:val="TextParagraph"/>
          </w:pPr>
          <w:r>
            <w:rPr>
              <w:i/>
            </w:rPr>
            <w:t>Be good.</w:t>
          </w:r>
          <w:r>
            <w:t xml:space="preserve"> A principle of rhetoric is that an effective orator is a “good person who speaks well.” The goal is to be a</w:t>
          </w:r>
          <w:r w:rsidR="00A669EB">
            <w:t xml:space="preserve"> steadfast</w:t>
          </w:r>
          <w:r>
            <w:t xml:space="preserve"> advocate who displays good will and a</w:t>
          </w:r>
          <w:r w:rsidR="00A669EB">
            <w:t>n honest</w:t>
          </w:r>
          <w:r>
            <w:t xml:space="preserve"> </w:t>
          </w:r>
          <w:r w:rsidR="00A669EB">
            <w:t>nature</w:t>
          </w:r>
          <w:r>
            <w:t xml:space="preserve"> and who presents the case well.</w:t>
          </w:r>
        </w:p>
        <w:p w14:paraId="57D4657E" w14:textId="77777777" w:rsidR="00D750D6" w:rsidRDefault="00D750D6" w:rsidP="00D750D6">
          <w:pPr>
            <w:pStyle w:val="Head2"/>
          </w:pPr>
          <w:bookmarkStart w:id="929" w:name="_Toc417727333"/>
          <w:bookmarkStart w:id="930" w:name="_Toc26779199"/>
          <w:bookmarkStart w:id="931" w:name="_Toc36111333"/>
          <w:r>
            <w:t>B.</w:t>
          </w:r>
          <w:r>
            <w:tab/>
            <w:t>Confidence</w:t>
          </w:r>
          <w:bookmarkEnd w:id="929"/>
          <w:bookmarkEnd w:id="930"/>
          <w:bookmarkEnd w:id="931"/>
        </w:p>
        <w:p w14:paraId="0A468352" w14:textId="77777777" w:rsidR="00D750D6" w:rsidRDefault="00D750D6" w:rsidP="00D750D6">
          <w:pPr>
            <w:pStyle w:val="TextParagraph"/>
          </w:pPr>
          <w:r>
            <w:rPr>
              <w:i/>
            </w:rPr>
            <w:t>Appear confident and in control of the case.</w:t>
          </w:r>
          <w:r>
            <w:t xml:space="preserve"> Thorough preparation develops the necessary confidence, and an effective presentation allows the attorney to remain in control. Successful advocates view the forum as “their” courtroom or hearing room, where they present their clients’ cases.</w:t>
          </w:r>
        </w:p>
        <w:p w14:paraId="4E288D85" w14:textId="5281C664" w:rsidR="00D750D6" w:rsidRDefault="00D750D6" w:rsidP="00D750D6">
          <w:pPr>
            <w:pStyle w:val="Head2"/>
          </w:pPr>
          <w:bookmarkStart w:id="932" w:name="_Toc417727334"/>
          <w:bookmarkStart w:id="933" w:name="_Toc26779200"/>
          <w:bookmarkStart w:id="934" w:name="_Toc36111334"/>
          <w:r>
            <w:t>C.</w:t>
          </w:r>
          <w:r>
            <w:tab/>
          </w:r>
          <w:r w:rsidR="00A53B1C" w:rsidRPr="00A53B1C">
            <w:t>Expressive Ideas</w:t>
          </w:r>
          <w:bookmarkEnd w:id="932"/>
          <w:bookmarkEnd w:id="933"/>
          <w:bookmarkEnd w:id="934"/>
        </w:p>
        <w:p w14:paraId="04CA1205" w14:textId="09DCC04D" w:rsidR="00D750D6" w:rsidRDefault="00D750D6" w:rsidP="00D750D6">
          <w:pPr>
            <w:pStyle w:val="TextParagraph"/>
          </w:pPr>
          <w:r>
            <w:rPr>
              <w:i/>
            </w:rPr>
            <w:t>Highlight the underlying ideas.</w:t>
          </w:r>
          <w:r>
            <w:t xml:space="preserve"> In preparing a speech, effective speakers do not necessarily focus on the specific words they are to deliver but on the concepts and images they wish to express and evoke. A speech that is read from a prepared text is rarely interesting. Similarly, a memorized speech where the speaker merely recites words is also unpersuasive. Ideas can be accentuated that need to be explained and highlighted, using emphatic words for impact.</w:t>
          </w:r>
        </w:p>
        <w:p w14:paraId="5721F01B" w14:textId="7597EA48" w:rsidR="00D750D6" w:rsidRDefault="00D750D6" w:rsidP="00A53B1C">
          <w:pPr>
            <w:pStyle w:val="Head2"/>
          </w:pPr>
          <w:bookmarkStart w:id="935" w:name="_Toc417727335"/>
          <w:bookmarkStart w:id="936" w:name="_Toc26779201"/>
          <w:bookmarkStart w:id="937" w:name="_Toc36111335"/>
          <w:r>
            <w:lastRenderedPageBreak/>
            <w:t>D.</w:t>
          </w:r>
          <w:r>
            <w:tab/>
          </w:r>
          <w:bookmarkEnd w:id="935"/>
          <w:r>
            <w:t>P</w:t>
          </w:r>
          <w:r w:rsidR="00A53B1C">
            <w:t>ersuasive Expressions</w:t>
          </w:r>
          <w:bookmarkEnd w:id="936"/>
          <w:bookmarkEnd w:id="937"/>
        </w:p>
        <w:p w14:paraId="7910FF00" w14:textId="4D8EB044" w:rsidR="00D750D6" w:rsidRDefault="00D750D6" w:rsidP="00D750D6">
          <w:pPr>
            <w:pStyle w:val="TextParagraph"/>
          </w:pPr>
          <w:r>
            <w:rPr>
              <w:i/>
            </w:rPr>
            <w:t>Maintain expressive contacts</w:t>
          </w:r>
          <w:r>
            <w:t>. It is critical to establish credibility and persuasion through appropriate eye contact and to avoid causing decision makers to doubt the advocate’s sincerity or to lose interest in what is being presented. Attorneys can speak with their heads up and avoid the extensive use of notes that prevent them from maintaining sufficient eye contact. Some lawyers get nervous and lose their concentration while looking a decision maker directly in the eyes. An effective way to look at someone is to focus on the bridge of the person’s nose rather than the pupils of the person’s eyes. The speaker avoids the intensity of eye contact, while the listener perceives that the speaker is looking at the listener.</w:t>
          </w:r>
        </w:p>
        <w:p w14:paraId="1C13A261" w14:textId="6D4999F5" w:rsidR="00D750D6" w:rsidRDefault="00D750D6" w:rsidP="00A53B1C">
          <w:pPr>
            <w:pStyle w:val="Head2"/>
          </w:pPr>
          <w:bookmarkStart w:id="938" w:name="_Toc417727336"/>
          <w:bookmarkStart w:id="939" w:name="_Toc26779202"/>
          <w:bookmarkStart w:id="940" w:name="_Toc36111336"/>
          <w:r>
            <w:t>E.</w:t>
          </w:r>
          <w:r>
            <w:tab/>
          </w:r>
          <w:r w:rsidR="00A53B1C">
            <w:t>Bearing and Mannerisms</w:t>
          </w:r>
          <w:bookmarkEnd w:id="938"/>
          <w:bookmarkEnd w:id="939"/>
          <w:bookmarkEnd w:id="940"/>
        </w:p>
        <w:p w14:paraId="384934FC" w14:textId="27B507D6" w:rsidR="00D750D6" w:rsidRDefault="00D750D6" w:rsidP="00D750D6">
          <w:pPr>
            <w:pStyle w:val="TextParagraph"/>
          </w:pPr>
          <w:r>
            <w:rPr>
              <w:i/>
            </w:rPr>
            <w:t>Be and act natural</w:t>
          </w:r>
          <w:r w:rsidR="00A669EB">
            <w:rPr>
              <w:i/>
            </w:rPr>
            <w:t>ly</w:t>
          </w:r>
          <w:r>
            <w:rPr>
              <w:i/>
            </w:rPr>
            <w:t>.</w:t>
          </w:r>
          <w:r>
            <w:t xml:space="preserve"> Body language is a significant part of the advocate’s communication process. The key is congruence, that is, the body language of counsel should be consistent with the abilities of the lawyer and the message sought to be communicated. Good speakers employ natural gestures to make a presentation more effective, and an attorney should incorporate appropriate gestures into a presentation.</w:t>
          </w:r>
        </w:p>
        <w:p w14:paraId="6B8287E7" w14:textId="312A95BD" w:rsidR="00D750D6" w:rsidRDefault="00D750D6" w:rsidP="00D750D6">
          <w:pPr>
            <w:pStyle w:val="TextParagraph"/>
          </w:pPr>
          <w:r>
            <w:t>A lawyer whose body language lacks confidence or certainty is unable to be persuasive. An attorney who appears indifferent or uncaring may display an inattentive and insensitive attitude. Advocates are regularly on view in front of the decision maker, and inappropriate body language and gestures can interfere with communication.</w:t>
          </w:r>
        </w:p>
        <w:p w14:paraId="4C5A3C0B" w14:textId="700C955D" w:rsidR="00D750D6" w:rsidRDefault="00D750D6" w:rsidP="00D750D6">
          <w:pPr>
            <w:pStyle w:val="Head2"/>
          </w:pPr>
          <w:bookmarkStart w:id="941" w:name="Page_BM_27"/>
          <w:bookmarkStart w:id="942" w:name="_Toc417727338"/>
          <w:bookmarkStart w:id="943" w:name="_Toc26779203"/>
          <w:bookmarkStart w:id="944" w:name="_Toc36111337"/>
          <w:bookmarkEnd w:id="941"/>
          <w:r>
            <w:t>F.</w:t>
          </w:r>
          <w:r>
            <w:tab/>
            <w:t>Appearance</w:t>
          </w:r>
          <w:bookmarkEnd w:id="942"/>
          <w:bookmarkEnd w:id="943"/>
          <w:bookmarkEnd w:id="944"/>
        </w:p>
        <w:p w14:paraId="3CBE6084" w14:textId="73E934B2" w:rsidR="00D750D6" w:rsidRDefault="00D750D6" w:rsidP="00D750D6">
          <w:pPr>
            <w:pStyle w:val="TextParagraph"/>
          </w:pPr>
          <w:r>
            <w:rPr>
              <w:i/>
            </w:rPr>
            <w:t>Appear natural.</w:t>
          </w:r>
          <w:r>
            <w:t xml:space="preserve"> A speaker’s appearance often affects the listener’s perceptions of that person. An attorney who is </w:t>
          </w:r>
          <w:r w:rsidR="005C2568">
            <w:t>properly</w:t>
          </w:r>
          <w:del w:id="945" w:author="Roger Haydock" w:date="2023-10-09T18:15:00Z">
            <w:r w:rsidR="005C2568" w:rsidDel="00F33981">
              <w:delText xml:space="preserve"> well</w:delText>
            </w:r>
          </w:del>
          <w:r w:rsidR="005C2568">
            <w:t xml:space="preserve"> </w:t>
          </w:r>
          <w:r>
            <w:t>groomed usually appears more professional and credible. The lawyer’s appearance should be consistent with the personality and approach of that lawyer.</w:t>
          </w:r>
        </w:p>
        <w:p w14:paraId="6E897EB8" w14:textId="67876DD4" w:rsidR="00D750D6" w:rsidRDefault="00D750D6" w:rsidP="00D750D6">
          <w:pPr>
            <w:pStyle w:val="TextParagraph"/>
          </w:pPr>
          <w:r>
            <w:t>Counsel should dress professionally and comfortably in a manner that reflects their style and the customs or rules of decorum established or promulgated in a jurisdiction. Many attorneys dress according to a standard they believe is expected of them by the decision maker. Some attorneys prefer to wear a distinctive piece of clothing during a trial to help the jurors remember and identify the attorney.</w:t>
          </w:r>
        </w:p>
        <w:p w14:paraId="2BCF3FB9" w14:textId="0D373B86" w:rsidR="00D750D6" w:rsidRDefault="00D750D6" w:rsidP="00D750D6">
          <w:pPr>
            <w:pStyle w:val="TextParagraph"/>
          </w:pPr>
          <w:r>
            <w:t>The appearance of a lawyer should not become an issue that detracts attention from the case presentation. A client may have a preference or expectation for how the lawyer should appear. Advocates may have to put aside personal tastes and conform their dress to the standards of a community or decision maker so as to safeguard and promote the client’s best interests.</w:t>
          </w:r>
        </w:p>
        <w:p w14:paraId="48CC5ED1" w14:textId="42AA5AD0" w:rsidR="00D750D6" w:rsidRDefault="00D750D6" w:rsidP="00D750D6">
          <w:pPr>
            <w:pStyle w:val="Head2"/>
          </w:pPr>
          <w:bookmarkStart w:id="946" w:name="_Toc417727339"/>
          <w:bookmarkStart w:id="947" w:name="_Toc26779204"/>
          <w:bookmarkStart w:id="948" w:name="_Toc36111338"/>
          <w:r>
            <w:lastRenderedPageBreak/>
            <w:t>G.</w:t>
          </w:r>
          <w:r w:rsidR="00347B7C">
            <w:tab/>
          </w:r>
          <w:r>
            <w:t>Tone and Pace</w:t>
          </w:r>
          <w:bookmarkEnd w:id="946"/>
          <w:bookmarkEnd w:id="947"/>
          <w:bookmarkEnd w:id="948"/>
        </w:p>
        <w:p w14:paraId="635E641F" w14:textId="5FD08B80" w:rsidR="00D750D6" w:rsidRDefault="00D750D6" w:rsidP="00D750D6">
          <w:pPr>
            <w:pStyle w:val="TextParagraph"/>
          </w:pPr>
          <w:r>
            <w:rPr>
              <w:i/>
            </w:rPr>
            <w:t>Use variety.</w:t>
          </w:r>
          <w:r>
            <w:t xml:space="preserve"> The tone, volume, modulation, and pace of an attorney’s delivery affect the listening capabilities of the decision maker. A dull, monotone presentation is as ineffective as a loud, boisterous approach. A balanced and well-modulated approach is usually most effective. Sometimes silence is the best thing that can be </w:t>
          </w:r>
          <w:r w:rsidR="00A669EB">
            <w:t>interposed;</w:t>
          </w:r>
          <w:r>
            <w:t xml:space="preserve"> </w:t>
          </w:r>
          <w:r w:rsidR="00A669EB">
            <w:t>it</w:t>
          </w:r>
          <w:r>
            <w:t xml:space="preserve"> can be an effective way to highlight a point, gain attention, or create a transition.</w:t>
          </w:r>
        </w:p>
        <w:p w14:paraId="3733DE31" w14:textId="66486AD2" w:rsidR="00D750D6" w:rsidRDefault="00D750D6" w:rsidP="00D750D6">
          <w:pPr>
            <w:pStyle w:val="Head2"/>
          </w:pPr>
          <w:bookmarkStart w:id="949" w:name="_Toc26779205"/>
          <w:bookmarkStart w:id="950" w:name="_Toc36111339"/>
          <w:r>
            <w:t>H.</w:t>
          </w:r>
          <w:r w:rsidR="00347B7C">
            <w:tab/>
          </w:r>
          <w:r w:rsidR="00D72850" w:rsidRPr="00D72850">
            <w:t>Visual Aids</w:t>
          </w:r>
          <w:bookmarkEnd w:id="949"/>
          <w:bookmarkEnd w:id="950"/>
        </w:p>
        <w:p w14:paraId="5BDFCAFA" w14:textId="03016763" w:rsidR="00D750D6" w:rsidRDefault="00D750D6" w:rsidP="00D750D6">
          <w:pPr>
            <w:pStyle w:val="TextParagraph"/>
          </w:pPr>
          <w:r>
            <w:rPr>
              <w:i/>
            </w:rPr>
            <w:t xml:space="preserve">Enhance words with images. </w:t>
          </w:r>
          <w:r>
            <w:t xml:space="preserve">As described previously, effective presentations can be enhanced with the use of visual aids, demonstrative evidence, and </w:t>
          </w:r>
          <w:r w:rsidR="005C2568">
            <w:t xml:space="preserve">other </w:t>
          </w:r>
          <w:r>
            <w:t>exhibits. These devices augment the oral skills of advocates and recognize that there is more to advocacy than just the spoken word. Chapter 8 explain</w:t>
          </w:r>
          <w:r w:rsidR="00A669EB">
            <w:t>s</w:t>
          </w:r>
          <w:r>
            <w:t xml:space="preserve"> these uses in detail.</w:t>
          </w:r>
        </w:p>
        <w:p w14:paraId="05A9091F" w14:textId="24AC1D0D" w:rsidR="00D750D6" w:rsidRDefault="00D750D6" w:rsidP="00766513">
          <w:pPr>
            <w:pStyle w:val="Head1Ch1"/>
          </w:pPr>
          <w:bookmarkStart w:id="951" w:name="_Toc417727341"/>
          <w:bookmarkStart w:id="952" w:name="_Toc417728674"/>
          <w:bookmarkStart w:id="953" w:name="_Toc26779206"/>
          <w:bookmarkStart w:id="954" w:name="_Toc36111046"/>
          <w:bookmarkStart w:id="955" w:name="_Toc36111340"/>
          <w:r>
            <w:t>Ethics</w:t>
          </w:r>
          <w:bookmarkEnd w:id="951"/>
          <w:bookmarkEnd w:id="952"/>
          <w:bookmarkEnd w:id="953"/>
          <w:bookmarkEnd w:id="954"/>
          <w:bookmarkEnd w:id="955"/>
        </w:p>
        <w:p w14:paraId="40CF9F89" w14:textId="77F96A65" w:rsidR="00D750D6" w:rsidRDefault="00D750D6" w:rsidP="00D750D6">
          <w:pPr>
            <w:pStyle w:val="TextParagraph"/>
          </w:pPr>
          <w:r>
            <w:t xml:space="preserve">The process of becoming and being an advocate includes an awareness of and adherence to ethical norms and standards. Attorneys must learn, understand, appreciate, and follow the values and rules that shape and direct their judgment and conduct. Attorneys are members of a community consisting of clients, colleagues, opponents, and the public. Each advocate is not only a lawyer but also a person, guided by professional and legal ethics and also by individual principles and societal standards. This section describes ethical guidelines and constraints within the adversary </w:t>
          </w:r>
          <w:bookmarkStart w:id="956" w:name="Page_BM_28"/>
          <w:bookmarkEnd w:id="956"/>
          <w:r>
            <w:t>system and professional rules of conduct and behavior.</w:t>
          </w:r>
        </w:p>
        <w:p w14:paraId="78282A3A" w14:textId="56C352B6" w:rsidR="00D750D6" w:rsidRDefault="00EB63E9">
          <w:pPr>
            <w:pStyle w:val="Head2"/>
            <w:ind w:left="360"/>
            <w:pPrChange w:id="957" w:author="Roger Haydock" w:date="2024-03-12T13:30:00Z">
              <w:pPr>
                <w:pStyle w:val="Head2"/>
              </w:pPr>
            </w:pPrChange>
          </w:pPr>
          <w:bookmarkStart w:id="958" w:name="_Toc417727342"/>
          <w:bookmarkStart w:id="959" w:name="_Toc26779207"/>
          <w:bookmarkStart w:id="960" w:name="_Toc36111341"/>
          <w:ins w:id="961" w:author="Roger Haydock" w:date="2024-03-12T13:30:00Z">
            <w:r>
              <w:t xml:space="preserve">A. </w:t>
            </w:r>
          </w:ins>
          <w:del w:id="962" w:author="Damien Riehl" w:date="2024-03-07T21:13:00Z">
            <w:r w:rsidR="00D750D6" w:rsidDel="004F40C2">
              <w:delText>A.</w:delText>
            </w:r>
            <w:r w:rsidR="00D750D6" w:rsidDel="004F40C2">
              <w:tab/>
            </w:r>
          </w:del>
          <w:r w:rsidR="00D750D6">
            <w:t>Sources of Decision-Making Power</w:t>
          </w:r>
          <w:bookmarkEnd w:id="958"/>
          <w:bookmarkEnd w:id="959"/>
          <w:bookmarkEnd w:id="960"/>
        </w:p>
        <w:p w14:paraId="37E8DCA5" w14:textId="04DECDB5" w:rsidR="00D750D6" w:rsidRDefault="00D750D6" w:rsidP="00D750D6">
          <w:pPr>
            <w:pStyle w:val="TextParagraph"/>
          </w:pPr>
          <w:r>
            <w:t>Attorneys do not have the ultimate power to control the fates of parties, but attorneys can influence the source of this power. It is the ability of the advocate to convince the decision maker to right a wrong that activates th</w:t>
          </w:r>
          <w:r w:rsidR="005C2568">
            <w:t>is</w:t>
          </w:r>
          <w:r>
            <w:t xml:space="preserve"> power within the adversary system. Lawyers influence the results of a case by selecting the theories to be advanced, the evidence to be introduced, and the law to be applied.</w:t>
          </w:r>
        </w:p>
        <w:p w14:paraId="7B657D3B" w14:textId="77777777" w:rsidR="00D750D6" w:rsidRDefault="00D750D6" w:rsidP="00D750D6">
          <w:pPr>
            <w:pStyle w:val="Head2"/>
          </w:pPr>
          <w:bookmarkStart w:id="963" w:name="_Toc417727343"/>
          <w:bookmarkStart w:id="964" w:name="_Toc26779208"/>
          <w:bookmarkStart w:id="965" w:name="_Toc36111342"/>
          <w:r>
            <w:t>B.</w:t>
          </w:r>
          <w:r>
            <w:tab/>
            <w:t>Constraints</w:t>
          </w:r>
          <w:bookmarkEnd w:id="963"/>
          <w:bookmarkEnd w:id="964"/>
          <w:bookmarkEnd w:id="965"/>
        </w:p>
        <w:p w14:paraId="7F8231B9" w14:textId="08F8984C" w:rsidR="00D750D6" w:rsidRDefault="00D750D6" w:rsidP="00D750D6">
          <w:pPr>
            <w:pStyle w:val="TextParagraph"/>
          </w:pPr>
          <w:r>
            <w:t xml:space="preserve">Clients </w:t>
          </w:r>
          <w:ins w:id="966" w:author="Roger Haydock" w:date="2023-10-09T18:18:00Z">
            <w:r w:rsidR="00255CC4">
              <w:t>and cases commonly involve</w:t>
            </w:r>
          </w:ins>
          <w:del w:id="967" w:author="Roger Haydock" w:date="2023-10-09T18:18:00Z">
            <w:r w:rsidDel="00255CC4">
              <w:delText>have</w:delText>
            </w:r>
          </w:del>
          <w:r>
            <w:t xml:space="preserve"> limited resources. The lack of sufficient funds </w:t>
          </w:r>
          <w:ins w:id="968" w:author="Roger Haydock" w:date="2023-10-09T18:17:00Z">
            <w:r w:rsidR="00255CC4">
              <w:t xml:space="preserve">or time may </w:t>
            </w:r>
          </w:ins>
          <w:r>
            <w:t>make</w:t>
          </w:r>
          <w:ins w:id="969" w:author="Roger Haydock" w:date="2023-10-09T18:17:00Z">
            <w:r w:rsidR="00255CC4">
              <w:t xml:space="preserve"> </w:t>
            </w:r>
          </w:ins>
          <w:del w:id="970" w:author="Roger Haydock" w:date="2023-10-09T18:17:00Z">
            <w:r w:rsidDel="00255CC4">
              <w:delText xml:space="preserve">s </w:delText>
            </w:r>
          </w:del>
          <w:r>
            <w:t xml:space="preserve">it impossible to do everything that could be done </w:t>
          </w:r>
          <w:ins w:id="971" w:author="Roger Haydock" w:date="2023-10-09T18:17:00Z">
            <w:r w:rsidR="00255CC4">
              <w:t>for a client</w:t>
            </w:r>
          </w:ins>
          <w:del w:id="972" w:author="Roger Haydock" w:date="2023-10-09T18:17:00Z">
            <w:r w:rsidDel="00255CC4">
              <w:delText>in a case</w:delText>
            </w:r>
          </w:del>
          <w:r>
            <w:t xml:space="preserve">. </w:t>
          </w:r>
          <w:del w:id="973" w:author="Roger Haydock" w:date="2023-10-09T18:17:00Z">
            <w:r w:rsidDel="00F33981">
              <w:delText>Many</w:delText>
            </w:r>
          </w:del>
          <w:r>
            <w:t xml:space="preserve"> </w:t>
          </w:r>
          <w:ins w:id="974" w:author="Roger Haydock" w:date="2023-10-09T18:18:00Z">
            <w:r w:rsidR="00255CC4">
              <w:t>Some c</w:t>
            </w:r>
          </w:ins>
          <w:del w:id="975" w:author="Roger Haydock" w:date="2023-10-09T18:17:00Z">
            <w:r w:rsidDel="00F33981">
              <w:delText>c</w:delText>
            </w:r>
          </w:del>
          <w:r>
            <w:t xml:space="preserve">ases </w:t>
          </w:r>
          <w:ins w:id="976" w:author="Roger Haydock" w:date="2023-10-09T18:19:00Z">
            <w:r w:rsidR="00255CC4">
              <w:t>may</w:t>
            </w:r>
          </w:ins>
          <w:del w:id="977" w:author="Roger Haydock" w:date="2023-10-09T18:17:00Z">
            <w:r w:rsidDel="00F33981">
              <w:delText>do</w:delText>
            </w:r>
          </w:del>
          <w:r>
            <w:t xml:space="preserve"> not justify significant monetary expenditures. The advocate must work within these restrictions to do the best possible job.</w:t>
          </w:r>
        </w:p>
        <w:p w14:paraId="40BA789F" w14:textId="47A37EAD" w:rsidR="00D750D6" w:rsidRDefault="00D750D6" w:rsidP="00D750D6">
          <w:pPr>
            <w:pStyle w:val="TextParagraph"/>
          </w:pPr>
          <w:r>
            <w:lastRenderedPageBreak/>
            <w:t>Lawyers have only limited available time. The time that an advocate can devote to a case is restricted by the professional hours available, the fee charged, and the attorney’s life outside the practice of law.</w:t>
          </w:r>
        </w:p>
        <w:p w14:paraId="4CB253B0" w14:textId="77777777" w:rsidR="00D750D6" w:rsidRDefault="00D750D6" w:rsidP="00D750D6">
          <w:pPr>
            <w:pStyle w:val="Head2"/>
          </w:pPr>
          <w:bookmarkStart w:id="978" w:name="_Toc417727344"/>
          <w:bookmarkStart w:id="979" w:name="_Toc26779209"/>
          <w:bookmarkStart w:id="980" w:name="_Toc36111343"/>
          <w:r>
            <w:t>C.</w:t>
          </w:r>
          <w:r>
            <w:tab/>
            <w:t>Professional Rules of Conduct</w:t>
          </w:r>
          <w:bookmarkEnd w:id="978"/>
          <w:bookmarkEnd w:id="979"/>
          <w:bookmarkEnd w:id="980"/>
        </w:p>
        <w:p w14:paraId="70415E4D" w14:textId="4938B903" w:rsidR="00D750D6" w:rsidRDefault="00D750D6" w:rsidP="00D750D6">
          <w:pPr>
            <w:pStyle w:val="TextParagraph"/>
          </w:pPr>
          <w:r>
            <w:t xml:space="preserve">The rules of professional responsibility and ethical </w:t>
          </w:r>
          <w:r w:rsidR="00A669EB">
            <w:t xml:space="preserve">norms </w:t>
          </w:r>
          <w:r>
            <w:t xml:space="preserve">provide </w:t>
          </w:r>
          <w:ins w:id="981" w:author="Damien Riehl" w:date="2024-03-07T21:13:00Z">
            <w:r w:rsidR="004F40C2">
              <w:t xml:space="preserve">advocates with </w:t>
            </w:r>
          </w:ins>
          <w:r>
            <w:t xml:space="preserve">disciplinary regulations and </w:t>
          </w:r>
          <w:r w:rsidR="00A669EB">
            <w:t xml:space="preserve">principled </w:t>
          </w:r>
          <w:r>
            <w:t>guidelines</w:t>
          </w:r>
          <w:del w:id="982" w:author="Damien Riehl" w:date="2024-03-07T21:13:00Z">
            <w:r w:rsidDel="004F40C2">
              <w:delText xml:space="preserve"> for advocates</w:delText>
            </w:r>
          </w:del>
          <w:r>
            <w:t xml:space="preserve">. Many of the rules deal with </w:t>
          </w:r>
          <w:ins w:id="983" w:author="Damien Riehl" w:date="2024-03-07T21:13:00Z">
            <w:r w:rsidR="004F40C2">
              <w:t xml:space="preserve">an attorney’s </w:t>
            </w:r>
          </w:ins>
          <w:del w:id="984" w:author="Damien Riehl" w:date="2024-03-07T21:13:00Z">
            <w:r w:rsidDel="004F40C2">
              <w:delText xml:space="preserve">the </w:delText>
            </w:r>
          </w:del>
          <w:r>
            <w:t>external, objective conduct</w:t>
          </w:r>
          <w:del w:id="985" w:author="Damien Riehl" w:date="2024-03-07T21:13:00Z">
            <w:r w:rsidDel="004F40C2">
              <w:delText xml:space="preserve"> of an attorney</w:delText>
            </w:r>
          </w:del>
          <w:r>
            <w:t xml:space="preserve">. Some deal with </w:t>
          </w:r>
          <w:r w:rsidR="00A669EB">
            <w:t xml:space="preserve">the </w:t>
          </w:r>
          <w:ins w:id="986" w:author="Damien Riehl" w:date="2024-03-07T21:13:00Z">
            <w:r w:rsidR="004F40C2">
              <w:t xml:space="preserve">lawyer’s </w:t>
            </w:r>
          </w:ins>
          <w:r>
            <w:t>internal, subjective thinking</w:t>
          </w:r>
          <w:del w:id="987" w:author="Damien Riehl" w:date="2024-03-07T21:13:00Z">
            <w:r w:rsidDel="004F40C2">
              <w:delText xml:space="preserve"> of the lawyer</w:delText>
            </w:r>
          </w:del>
          <w:r>
            <w:t xml:space="preserve">. It is often difficult to apply these rules and guidelines to cases where there are two or more versions of what happened, opponents who may dislike each other, and advocates who are skilled at creating plausible explanations and portraying questionable behavior as legitimate. Attorneys must develop an external and internal code of ethics and constantly monitor their own conduct to determine whether it complies with the </w:t>
          </w:r>
          <w:r w:rsidR="00A669EB">
            <w:t>standards</w:t>
          </w:r>
          <w:r>
            <w:t xml:space="preserve"> of the profession and their own ethical values.</w:t>
          </w:r>
        </w:p>
        <w:p w14:paraId="16CBA83C" w14:textId="72A24976" w:rsidR="00D750D6" w:rsidRDefault="00D750D6" w:rsidP="00D750D6">
          <w:pPr>
            <w:pStyle w:val="TextParagraph"/>
          </w:pPr>
          <w:r>
            <w:t xml:space="preserve">Every state has rules that establish </w:t>
          </w:r>
          <w:r w:rsidR="00A669EB">
            <w:t xml:space="preserve">these </w:t>
          </w:r>
          <w:r>
            <w:t xml:space="preserve">standards and impose restraints on a lawyer’s behavior. The Rules of Professional Conduct have been adopted with various modifications by the states. These rules codify norms that reflect the collective views and values of attorneys. State rules of procedure, case law, and local customs and traditions also regulate the behavior of attorneys. The remainder of this section summarizes ethical rules based on the </w:t>
          </w:r>
          <w:ins w:id="988" w:author="Roger Haydock" w:date="2023-10-09T18:20:00Z">
            <w:r w:rsidR="00255CC4">
              <w:t xml:space="preserve">American Bar Association (ABA) </w:t>
            </w:r>
          </w:ins>
          <w:r>
            <w:t>Model Rules of Professional Conduct that specifically apply to advocates.</w:t>
          </w:r>
        </w:p>
        <w:p w14:paraId="1E01CDCE" w14:textId="77777777" w:rsidR="00D750D6" w:rsidRDefault="00D750D6" w:rsidP="00D750D6">
          <w:pPr>
            <w:pStyle w:val="Head3"/>
          </w:pPr>
          <w:bookmarkStart w:id="989" w:name="Page_BM_29"/>
          <w:bookmarkStart w:id="990" w:name="_Toc417727345"/>
          <w:bookmarkStart w:id="991" w:name="_Toc26779210"/>
          <w:bookmarkStart w:id="992" w:name="_Toc36111344"/>
          <w:bookmarkEnd w:id="989"/>
          <w:r>
            <w:t>1.</w:t>
          </w:r>
          <w:r>
            <w:tab/>
            <w:t>Abide by Client’s Decisions</w:t>
          </w:r>
          <w:bookmarkEnd w:id="990"/>
          <w:bookmarkEnd w:id="991"/>
          <w:bookmarkEnd w:id="992"/>
        </w:p>
        <w:p w14:paraId="464120AB" w14:textId="77777777" w:rsidR="00D750D6" w:rsidRDefault="00D750D6" w:rsidP="00D750D6">
          <w:pPr>
            <w:pStyle w:val="TextParagraph"/>
            <w:keepNext/>
          </w:pPr>
          <w:r>
            <w:t>Model Rule 1.2(a) states:</w:t>
          </w:r>
        </w:p>
        <w:p w14:paraId="4B8F08E0" w14:textId="6964EAAA" w:rsidR="00D750D6" w:rsidRDefault="00D750D6" w:rsidP="00D750D6">
          <w:pPr>
            <w:pStyle w:val="WT11"/>
          </w:pPr>
          <w:r>
            <w:rPr>
              <w:i/>
            </w:rPr>
            <w:t xml:space="preserve">[A] lawyer shall abide by a client’s decisions concerning the objectives of representation </w:t>
          </w:r>
          <w:r w:rsidR="00CD615C">
            <w:rPr>
              <w:i/>
            </w:rPr>
            <w:t>. . .</w:t>
          </w:r>
          <w:r>
            <w:rPr>
              <w:i/>
            </w:rPr>
            <w:t xml:space="preserve"> and shall consult with the client as to the means by which they are to be pursued</w:t>
          </w:r>
          <w:r w:rsidR="00CD615C">
            <w:rPr>
              <w:i/>
            </w:rPr>
            <w:t>. . .</w:t>
          </w:r>
          <w:r w:rsidR="0004482F">
            <w:rPr>
              <w:i/>
            </w:rPr>
            <w:t> .</w:t>
          </w:r>
          <w:r>
            <w:rPr>
              <w:i/>
            </w:rPr>
            <w:t xml:space="preserve"> In a criminal case, the lawyer shall abide by the client’s decision, after consultation with the lawyer, as to the plea to be entered, whether to waive jury trial and whether the client will testify.</w:t>
          </w:r>
        </w:p>
        <w:p w14:paraId="49546186" w14:textId="77777777" w:rsidR="00D750D6" w:rsidRDefault="00D750D6" w:rsidP="00D750D6">
          <w:pPr>
            <w:pStyle w:val="TextParagraph"/>
          </w:pPr>
          <w:r>
            <w:t>The United States Supreme Court has approved this rule and the following standard:</w:t>
          </w:r>
        </w:p>
        <w:p w14:paraId="452E3DF3" w14:textId="044D22EB" w:rsidR="00D750D6" w:rsidRDefault="00D750D6" w:rsidP="00D750D6">
          <w:pPr>
            <w:pStyle w:val="WT11"/>
          </w:pPr>
          <w:r>
            <w:t xml:space="preserve">The decisions on what, when, whether, and how to conduct cross examination, what jurors to accept or strike, what trial motion should be made, and all the strategic and tactical decisions are the exclusive providence of the lawyer after consultation with the client. </w:t>
          </w:r>
          <w:r w:rsidRPr="00547127">
            <w:t>Jones v. Barnes, 463 U.S. 745 (1983)</w:t>
          </w:r>
          <w:r>
            <w:t>.</w:t>
          </w:r>
        </w:p>
        <w:p w14:paraId="1A0B7F2D" w14:textId="072C579B" w:rsidR="00D750D6" w:rsidRDefault="00D750D6" w:rsidP="00D750D6">
          <w:pPr>
            <w:pStyle w:val="TextParagraph"/>
          </w:pPr>
          <w:r>
            <w:t xml:space="preserve">The advocate has an obligation to discuss the objectives of the case and the strategies that are to be pursued with the client. The lawyer must </w:t>
          </w:r>
          <w:r>
            <w:lastRenderedPageBreak/>
            <w:t xml:space="preserve">consult with the client in making decisions regarding the goals of the representation and alternative ways these objectives can be achieved. It is </w:t>
          </w:r>
          <w:r w:rsidR="005C2568">
            <w:t xml:space="preserve">often </w:t>
          </w:r>
          <w:r>
            <w:t xml:space="preserve">up to the attorney </w:t>
          </w:r>
          <w:r w:rsidR="00A669EB">
            <w:t xml:space="preserve">regarding how best </w:t>
          </w:r>
          <w:r>
            <w:t>to implement these decisions.</w:t>
          </w:r>
        </w:p>
        <w:p w14:paraId="461AAA67" w14:textId="77777777" w:rsidR="00D750D6" w:rsidRDefault="00D750D6" w:rsidP="00D750D6">
          <w:pPr>
            <w:pStyle w:val="Head3"/>
          </w:pPr>
          <w:bookmarkStart w:id="993" w:name="_Toc417727346"/>
          <w:bookmarkStart w:id="994" w:name="_Toc26779211"/>
          <w:bookmarkStart w:id="995" w:name="_Toc36111345"/>
          <w:r>
            <w:t>2.</w:t>
          </w:r>
          <w:r>
            <w:tab/>
            <w:t>Competent Representation</w:t>
          </w:r>
          <w:bookmarkEnd w:id="993"/>
          <w:bookmarkEnd w:id="994"/>
          <w:bookmarkEnd w:id="995"/>
        </w:p>
        <w:p w14:paraId="08080F15" w14:textId="75BCB44A" w:rsidR="00D750D6" w:rsidRDefault="00D750D6" w:rsidP="00D750D6">
          <w:pPr>
            <w:pStyle w:val="TextParagraph"/>
          </w:pPr>
          <w:r>
            <w:t xml:space="preserve">The advocate must provide competent representation and act with reasonable promptness and diligence. Competent representation minimally consists of </w:t>
          </w:r>
          <w:ins w:id="996" w:author="Roger Haydock" w:date="2023-10-09T18:21:00Z">
            <w:r w:rsidR="00AE7D1A">
              <w:t xml:space="preserve">relevant </w:t>
            </w:r>
          </w:ins>
          <w:r>
            <w:t xml:space="preserve">legal knowledge, thorough investigation, adequate time, comprehensive preparation, and effective case presentation. The lawyer must render candid </w:t>
          </w:r>
          <w:r w:rsidR="00A669EB">
            <w:t xml:space="preserve">and timely </w:t>
          </w:r>
          <w:r>
            <w:t>advice to the client and exercise independent, professional judgment. Model Rule 1.1.</w:t>
          </w:r>
        </w:p>
        <w:p w14:paraId="38374E0E" w14:textId="77777777" w:rsidR="00D750D6" w:rsidRDefault="00D750D6" w:rsidP="00D750D6">
          <w:pPr>
            <w:pStyle w:val="Head3"/>
          </w:pPr>
          <w:bookmarkStart w:id="997" w:name="_Toc417727347"/>
          <w:bookmarkStart w:id="998" w:name="_Toc26779212"/>
          <w:bookmarkStart w:id="999" w:name="_Toc36111346"/>
          <w:r>
            <w:t>3.</w:t>
          </w:r>
          <w:r>
            <w:tab/>
            <w:t>Confidentiality</w:t>
          </w:r>
          <w:bookmarkEnd w:id="997"/>
          <w:bookmarkEnd w:id="998"/>
          <w:bookmarkEnd w:id="999"/>
        </w:p>
        <w:p w14:paraId="0BD3C7C9" w14:textId="7A27E8B2" w:rsidR="00347B7C" w:rsidRDefault="00D750D6" w:rsidP="00D750D6">
          <w:pPr>
            <w:pStyle w:val="TextParagraph"/>
          </w:pPr>
          <w:r>
            <w:t xml:space="preserve">What a client tells a lawyer and the advice a lawyer renders to a client </w:t>
          </w:r>
          <w:ins w:id="1000" w:author="Roger Haydock" w:date="2023-10-09T18:21:00Z">
            <w:r w:rsidR="00AE7D1A">
              <w:t>are</w:t>
            </w:r>
          </w:ins>
          <w:del w:id="1001" w:author="Roger Haydock" w:date="2023-10-09T18:21:00Z">
            <w:r w:rsidDel="00AE7D1A">
              <w:delText>is</w:delText>
            </w:r>
          </w:del>
          <w:r>
            <w:t xml:space="preserve"> confidential and may not be revealed unless the client consents, or certain situations permit or require disclosure. </w:t>
          </w:r>
          <w:r w:rsidR="00A669EB">
            <w:t xml:space="preserve">Model Rule 1.6. </w:t>
          </w:r>
          <w:r>
            <w:t xml:space="preserve">The factual story a client tells an attorney is disclosed when the client testifies during a case. The legal theories discussed between the client and the attorney often form the basis for the theory of the case which is presented at the trial or hearing. Advocates must take care not to reveal confidences </w:t>
          </w:r>
          <w:r w:rsidR="00A669EB">
            <w:t xml:space="preserve">publicly or </w:t>
          </w:r>
          <w:r>
            <w:t>through easily accessible social media communications.</w:t>
          </w:r>
        </w:p>
        <w:p w14:paraId="4EBAFE3B" w14:textId="6D846997" w:rsidR="00D750D6" w:rsidRDefault="00D750D6" w:rsidP="00D750D6">
          <w:pPr>
            <w:pStyle w:val="Head3"/>
          </w:pPr>
          <w:bookmarkStart w:id="1002" w:name="_Toc417727348"/>
          <w:bookmarkStart w:id="1003" w:name="_Toc26779213"/>
          <w:bookmarkStart w:id="1004" w:name="_Toc36111347"/>
          <w:r>
            <w:t>4.</w:t>
          </w:r>
          <w:r>
            <w:tab/>
            <w:t>Conflict of Interest</w:t>
          </w:r>
          <w:bookmarkEnd w:id="1002"/>
          <w:bookmarkEnd w:id="1003"/>
          <w:bookmarkEnd w:id="1004"/>
        </w:p>
        <w:p w14:paraId="76B7F565" w14:textId="496624CC" w:rsidR="00D750D6" w:rsidRDefault="00D750D6" w:rsidP="00D750D6">
          <w:pPr>
            <w:pStyle w:val="TextParagraph"/>
          </w:pPr>
          <w:r>
            <w:t xml:space="preserve">A lawyer may not represent a client if that representation will compromise or be compromised by the lawyer’s responsibilities to another client or to a third person. Similarly, if the lawyer’s own interests conflict, </w:t>
          </w:r>
          <w:bookmarkStart w:id="1005" w:name="Page_BM_30"/>
          <w:bookmarkEnd w:id="1005"/>
          <w:r>
            <w:t>the case should be referred elsewhere. A client, after being fully informed by the attorney, may willingly waive the conflict and agree to be represented. Model Rule 1.7.</w:t>
          </w:r>
        </w:p>
        <w:p w14:paraId="0A4E2D57" w14:textId="77777777" w:rsidR="00D750D6" w:rsidRDefault="00D750D6" w:rsidP="00D750D6">
          <w:pPr>
            <w:pStyle w:val="Head3"/>
          </w:pPr>
          <w:bookmarkStart w:id="1006" w:name="_Toc417727349"/>
          <w:bookmarkStart w:id="1007" w:name="_Toc26779214"/>
          <w:bookmarkStart w:id="1008" w:name="_Toc36111348"/>
          <w:r>
            <w:t>5.</w:t>
          </w:r>
          <w:r>
            <w:tab/>
            <w:t>Good Faith</w:t>
          </w:r>
          <w:bookmarkEnd w:id="1006"/>
          <w:bookmarkEnd w:id="1007"/>
          <w:bookmarkEnd w:id="1008"/>
        </w:p>
        <w:p w14:paraId="742E09A4" w14:textId="77777777" w:rsidR="00D750D6" w:rsidRDefault="00D750D6" w:rsidP="00D750D6">
          <w:pPr>
            <w:pStyle w:val="TextParagraph"/>
          </w:pPr>
          <w:r>
            <w:t>Model Rule 3.1 states:</w:t>
          </w:r>
        </w:p>
        <w:p w14:paraId="2534CAC5" w14:textId="77777777" w:rsidR="00D750D6" w:rsidRDefault="00D750D6" w:rsidP="00D750D6">
          <w:pPr>
            <w:pStyle w:val="WT11"/>
          </w:pPr>
          <w:r>
            <w:rPr>
              <w:i/>
            </w:rPr>
            <w:t>A lawyer shall not bring or defend a proceeding, or assert or controvert an issue therein, unless there is a basis in law and fact for doing so that is not frivolous, which includes a good faith argument for an extension, modification, or reversal of existing law. A lawyer for a defendant in a criminal proceeding or the respondent in a proceeding that could result in incarceration may nevertheless so defend the proceeding as to require that every element of the case be established.</w:t>
          </w:r>
        </w:p>
        <w:p w14:paraId="7553BA82" w14:textId="574EE414" w:rsidR="00D750D6" w:rsidRDefault="00D750D6" w:rsidP="00D750D6">
          <w:pPr>
            <w:pStyle w:val="TextParagraph"/>
          </w:pPr>
          <w:r>
            <w:fldChar w:fldCharType="begin"/>
          </w:r>
          <w:r>
            <w:instrText xml:space="preserve"> TA \l "</w:instrText>
          </w:r>
          <w:r w:rsidRPr="002F072B">
            <w:instrText>Fed</w:instrText>
          </w:r>
          <w:r>
            <w:instrText>.R.Civ.Proc.</w:instrText>
          </w:r>
          <w:r w:rsidRPr="002F072B">
            <w:instrText xml:space="preserve"> 11</w:instrText>
          </w:r>
          <w:r>
            <w:instrText xml:space="preserve">" \s "WSFTA_fc9216142d3141bdbb837388e3cc52fb" \c 9 </w:instrText>
          </w:r>
          <w:r>
            <w:fldChar w:fldCharType="end"/>
          </w:r>
          <w:hyperlink r:id="rId16" w:history="1">
            <w:r w:rsidRPr="00530AEF">
              <w:rPr>
                <w:rStyle w:val="Hyperlink"/>
              </w:rPr>
              <w:t>Federal Rule of Civil Procedure 11</w:t>
            </w:r>
          </w:hyperlink>
          <w:r>
            <w:t xml:space="preserve">, similar state rules, and related arbitration and administrative provisions contain a similar standard. These rules prohibit an attorney from presenting any claim or defense </w:t>
          </w:r>
          <w:r>
            <w:lastRenderedPageBreak/>
            <w:t>unless to the best of that attorney’s knowledge, information, and belief formed after reasonable investigation and research, it is well grounded in fact and is warranted by existing law or a good faith argument for the development of new law.</w:t>
          </w:r>
        </w:p>
        <w:p w14:paraId="79B7B60D" w14:textId="77777777" w:rsidR="00347B7C" w:rsidRDefault="00D750D6" w:rsidP="00D750D6">
          <w:pPr>
            <w:pStyle w:val="TextParagraph"/>
          </w:pPr>
          <w:r>
            <w:t>These rules establish an objective standard of conduct as distinguished from a subjective belief. An attorney who has a personal belief that a claim or defense is valid does not meet the standard. The attorney must have an objective basis in law and fact to support the claim or defense. It is insufficient for an attorney to merely have a “pure heart” in asserting a position. These rules require that an attorney have a “good legal head” and sufficient factual and legal support.</w:t>
          </w:r>
        </w:p>
        <w:p w14:paraId="7DAB21BC" w14:textId="19F8D2B2" w:rsidR="00D750D6" w:rsidRDefault="00D750D6" w:rsidP="00D750D6">
          <w:pPr>
            <w:pStyle w:val="Head3"/>
          </w:pPr>
          <w:bookmarkStart w:id="1009" w:name="_Toc417727350"/>
          <w:bookmarkStart w:id="1010" w:name="_Toc26779215"/>
          <w:bookmarkStart w:id="1011" w:name="_Toc36111349"/>
          <w:r>
            <w:t>6.</w:t>
          </w:r>
          <w:r>
            <w:tab/>
            <w:t>Expediting the Case</w:t>
          </w:r>
          <w:bookmarkEnd w:id="1009"/>
          <w:bookmarkEnd w:id="1010"/>
          <w:bookmarkEnd w:id="1011"/>
        </w:p>
        <w:p w14:paraId="32BED757" w14:textId="77777777" w:rsidR="005F53B2" w:rsidRDefault="00D750D6" w:rsidP="00D750D6">
          <w:pPr>
            <w:pStyle w:val="TextParagraph"/>
          </w:pPr>
          <w:r>
            <w:t xml:space="preserve">A lawyer must make reasonable efforts, consistent with the legitimate interests of a client, to expedite a trial or hearing and not delay proceedings for improper reasons. </w:t>
          </w:r>
          <w:r w:rsidR="00A669EB">
            <w:t xml:space="preserve">Model Rule 3.2. </w:t>
          </w:r>
          <w:r>
            <w:t xml:space="preserve">It is inappropriate for </w:t>
          </w:r>
          <w:r w:rsidR="00A669EB">
            <w:t>an attorney</w:t>
          </w:r>
          <w:r>
            <w:t xml:space="preserve"> to engage in time-consuming discovery and motion practice if these strategies are not legitimately employed to promote a client’s case. It is unethical for counsel to employ delaying tactics that are used for the primary purpose of causing the opposing party to expend unnecessary resources or for unreasonably extending the time before the case is brought to a final resolution.</w:t>
          </w:r>
        </w:p>
        <w:p w14:paraId="38457A97" w14:textId="1BB9675B" w:rsidR="00D750D6" w:rsidRDefault="00D750D6" w:rsidP="00D750D6">
          <w:pPr>
            <w:pStyle w:val="Head3"/>
          </w:pPr>
          <w:bookmarkStart w:id="1012" w:name="Page_BM_31"/>
          <w:bookmarkStart w:id="1013" w:name="_Toc417727351"/>
          <w:bookmarkStart w:id="1014" w:name="_Toc26779216"/>
          <w:bookmarkStart w:id="1015" w:name="_Toc36111350"/>
          <w:bookmarkEnd w:id="1012"/>
          <w:r>
            <w:t>7.</w:t>
          </w:r>
          <w:r>
            <w:tab/>
          </w:r>
          <w:bookmarkEnd w:id="1013"/>
          <w:r>
            <w:t>Truthfulness</w:t>
          </w:r>
          <w:bookmarkEnd w:id="1014"/>
          <w:bookmarkEnd w:id="1015"/>
        </w:p>
        <w:p w14:paraId="5C7CB70A" w14:textId="77777777" w:rsidR="00D750D6" w:rsidRPr="00A53B1C" w:rsidRDefault="00D750D6" w:rsidP="00A53B1C">
          <w:pPr>
            <w:pStyle w:val="TextParagraph"/>
          </w:pPr>
          <w:r w:rsidRPr="004F07A3">
            <w:t xml:space="preserve">Several ethical rules require advocates, clients, and witnesses to be truthful. The duty of loyalty an attorney owes a client </w:t>
          </w:r>
          <w:r>
            <w:t xml:space="preserve">does </w:t>
          </w:r>
          <w:r w:rsidRPr="004F07A3">
            <w:t xml:space="preserve">not countenance perjury. Likewise, a layer cannot </w:t>
          </w:r>
          <w:r>
            <w:t>call</w:t>
          </w:r>
          <w:r w:rsidRPr="004F07A3">
            <w:t xml:space="preserve"> a non-client witness who will testify falsely. There is no constitutional right to testify </w:t>
          </w:r>
          <w:r>
            <w:t>deceitfully</w:t>
          </w:r>
          <w:r w:rsidRPr="004F07A3">
            <w:t>. Nix v. Whiteside, 475 U.S. 157 (1966).</w:t>
          </w:r>
        </w:p>
        <w:p w14:paraId="3786DFB6" w14:textId="77777777" w:rsidR="00D750D6" w:rsidRDefault="00D750D6" w:rsidP="00D750D6">
          <w:pPr>
            <w:pStyle w:val="TextParagraph"/>
            <w:keepNext/>
          </w:pPr>
          <w:r>
            <w:t>Model Rule 3.3(a)(3) states:</w:t>
          </w:r>
        </w:p>
        <w:p w14:paraId="4C41243B" w14:textId="222D54E2" w:rsidR="00D750D6" w:rsidRDefault="00D750D6" w:rsidP="00D750D6">
          <w:pPr>
            <w:pStyle w:val="WT11"/>
            <w:rPr>
              <w:i/>
            </w:rPr>
          </w:pPr>
          <w:r>
            <w:rPr>
              <w:i/>
            </w:rPr>
            <w:t xml:space="preserve">A lawyer shall not knowingly </w:t>
          </w:r>
          <w:r w:rsidR="00CD615C">
            <w:rPr>
              <w:i/>
            </w:rPr>
            <w:t>. . .</w:t>
          </w:r>
          <w:r>
            <w:rPr>
              <w:i/>
            </w:rPr>
            <w:t xml:space="preserve"> offer evidence that the lawyer knows to be false. If a lawyer </w:t>
          </w:r>
          <w:r w:rsidR="00CD615C">
            <w:rPr>
              <w:i/>
            </w:rPr>
            <w:t>. . .</w:t>
          </w:r>
          <w:r>
            <w:rPr>
              <w:i/>
            </w:rPr>
            <w:t xml:space="preserve"> has offered material evidence and comes to know of its falsity, the lawyer shall take reasonable remedial measures, including, if necessary, disclosure to the tribunal. A lawyer may refuse to offer evidence, other than the testimony of a defendant in a criminal matter, that the lawyer reasonably believes is false.</w:t>
          </w:r>
        </w:p>
        <w:p w14:paraId="7A17C079" w14:textId="77777777" w:rsidR="00D750D6" w:rsidRDefault="00D750D6" w:rsidP="00A53B1C">
          <w:pPr>
            <w:pStyle w:val="TextFlush"/>
            <w:ind w:left="432" w:right="432"/>
          </w:pPr>
          <w:r w:rsidRPr="004F07A3">
            <w:t xml:space="preserve">Model Rule 3.4(b) </w:t>
          </w:r>
          <w:r>
            <w:t>specifically provides:</w:t>
          </w:r>
        </w:p>
        <w:p w14:paraId="7C3FE860" w14:textId="5EDDCD09" w:rsidR="00D750D6" w:rsidRPr="00A53B1C" w:rsidRDefault="00D750D6" w:rsidP="00A53B1C">
          <w:pPr>
            <w:pStyle w:val="TextFlush"/>
            <w:ind w:left="432" w:right="432"/>
            <w:rPr>
              <w:i/>
            </w:rPr>
          </w:pPr>
          <w:r w:rsidRPr="00A53B1C">
            <w:rPr>
              <w:i/>
            </w:rPr>
            <w:t>“A lawyer shall not falsify evidence, counsel or assist a witness to testify falsely</w:t>
          </w:r>
          <w:r w:rsidR="00CD615C">
            <w:rPr>
              <w:i/>
            </w:rPr>
            <w:t>. . .</w:t>
          </w:r>
          <w:r w:rsidR="0004482F">
            <w:rPr>
              <w:i/>
            </w:rPr>
            <w:t> .</w:t>
          </w:r>
          <w:r w:rsidRPr="00A53B1C">
            <w:rPr>
              <w:i/>
            </w:rPr>
            <w:t>”</w:t>
          </w:r>
        </w:p>
        <w:p w14:paraId="3AC2A5FC" w14:textId="6620DA8F" w:rsidR="00D750D6" w:rsidRDefault="00D750D6" w:rsidP="00D750D6">
          <w:pPr>
            <w:pStyle w:val="TextParagraph"/>
          </w:pPr>
          <w:r>
            <w:t>Model Rule 3.4(e) further states:</w:t>
          </w:r>
        </w:p>
        <w:p w14:paraId="586678CE" w14:textId="3F5245E8" w:rsidR="00D750D6" w:rsidRDefault="00D750D6" w:rsidP="00D750D6">
          <w:pPr>
            <w:pStyle w:val="WT11"/>
            <w:rPr>
              <w:i/>
              <w:szCs w:val="21"/>
            </w:rPr>
          </w:pPr>
          <w:r>
            <w:rPr>
              <w:i/>
            </w:rPr>
            <w:lastRenderedPageBreak/>
            <w:t xml:space="preserve">Lawyers shall not </w:t>
          </w:r>
          <w:r w:rsidR="00CD615C">
            <w:rPr>
              <w:i/>
            </w:rPr>
            <w:t>. . .</w:t>
          </w:r>
          <w:r>
            <w:rPr>
              <w:i/>
            </w:rPr>
            <w:t xml:space="preserve"> allude to any matter that the lawyer does not reasonably believe is relevant or that will not be supported by ad</w:t>
          </w:r>
          <w:r w:rsidRPr="001607DE">
            <w:rPr>
              <w:i/>
              <w:szCs w:val="21"/>
            </w:rPr>
            <w:t>missible evidence.</w:t>
          </w:r>
        </w:p>
        <w:p w14:paraId="6E3562E1" w14:textId="77777777" w:rsidR="00D750D6" w:rsidRDefault="00D750D6" w:rsidP="00CB5FC3">
          <w:pPr>
            <w:pStyle w:val="TextFlush"/>
            <w:keepNext/>
            <w:ind w:left="432" w:right="432"/>
          </w:pPr>
          <w:r>
            <w:t xml:space="preserve">And Model Rule </w:t>
          </w:r>
          <w:r w:rsidRPr="00EA4771">
            <w:t>3.4(f)</w:t>
          </w:r>
          <w:r>
            <w:t xml:space="preserve"> concludes:</w:t>
          </w:r>
        </w:p>
        <w:p w14:paraId="792A2135" w14:textId="77777777" w:rsidR="00D750D6" w:rsidRPr="00A53B1C" w:rsidRDefault="00D750D6" w:rsidP="00A53B1C">
          <w:pPr>
            <w:pStyle w:val="TextFlush"/>
            <w:ind w:left="432" w:right="432"/>
            <w:rPr>
              <w:i/>
              <w:iCs/>
            </w:rPr>
          </w:pPr>
          <w:r w:rsidRPr="00A53B1C">
            <w:rPr>
              <w:i/>
              <w:iCs/>
            </w:rPr>
            <w:t>A lawyer shall not unlawfully obstruct another person’</w:t>
          </w:r>
          <w:r>
            <w:rPr>
              <w:i/>
              <w:iCs/>
            </w:rPr>
            <w:t>s</w:t>
          </w:r>
          <w:r w:rsidRPr="00A53B1C">
            <w:rPr>
              <w:i/>
              <w:iCs/>
            </w:rPr>
            <w:t xml:space="preserve"> access to evidence or unlawfully alter, destroy or conceal a document or other materials having potential evidentiary value.</w:t>
          </w:r>
        </w:p>
        <w:p w14:paraId="6048F81F" w14:textId="2BE415E1" w:rsidR="00D750D6" w:rsidRDefault="00D750D6" w:rsidP="00D750D6">
          <w:pPr>
            <w:pStyle w:val="TextParagraph"/>
          </w:pPr>
          <w:r>
            <w:t>The obviously despicable nature of much of this conduct should not require a rule to prevent or remedy it.</w:t>
          </w:r>
        </w:p>
        <w:p w14:paraId="6A639F7E" w14:textId="356D642F" w:rsidR="00D750D6" w:rsidRDefault="00D750D6" w:rsidP="00D750D6">
          <w:pPr>
            <w:pStyle w:val="Head3"/>
          </w:pPr>
          <w:bookmarkStart w:id="1016" w:name="_Toc26779217"/>
          <w:bookmarkStart w:id="1017" w:name="_Toc36111351"/>
          <w:r>
            <w:t>8.</w:t>
          </w:r>
          <w:r w:rsidR="00347B7C">
            <w:tab/>
          </w:r>
          <w:r>
            <w:t>Professional Assertions</w:t>
          </w:r>
          <w:bookmarkEnd w:id="1016"/>
          <w:bookmarkEnd w:id="1017"/>
        </w:p>
        <w:p w14:paraId="4F2FF7D2" w14:textId="77777777" w:rsidR="00347B7C" w:rsidRDefault="00D750D6" w:rsidP="00A53B1C">
          <w:pPr>
            <w:pStyle w:val="TextParagraph"/>
          </w:pPr>
          <w:r w:rsidRPr="004F07A3">
            <w:t xml:space="preserve">There needs to be a factual and legal basis for </w:t>
          </w:r>
          <w:r>
            <w:t xml:space="preserve">professional </w:t>
          </w:r>
          <w:r w:rsidRPr="004F07A3">
            <w:t xml:space="preserve">questions, statements, </w:t>
          </w:r>
          <w:r>
            <w:t xml:space="preserve">and </w:t>
          </w:r>
          <w:r w:rsidRPr="004F07A3">
            <w:t>arguments</w:t>
          </w:r>
          <w:r>
            <w:t xml:space="preserve"> asserted by advocates</w:t>
          </w:r>
          <w:r w:rsidRPr="004F07A3">
            <w:t xml:space="preserve">. </w:t>
          </w:r>
          <w:r>
            <w:t>They are to avoid personal proclamations.</w:t>
          </w:r>
        </w:p>
        <w:p w14:paraId="6C27EA7F" w14:textId="0DFDDF8D" w:rsidR="00347B7C" w:rsidRDefault="00EC300B" w:rsidP="00A53B1C">
          <w:pPr>
            <w:pStyle w:val="TextFlush"/>
            <w:ind w:left="432" w:right="432"/>
          </w:pPr>
          <w:ins w:id="1018" w:author="Roger Haydock" w:date="2024-06-04T10:31:00Z">
            <w:r>
              <w:t xml:space="preserve">The </w:t>
            </w:r>
          </w:ins>
          <w:del w:id="1019" w:author="Roger Haydock" w:date="2024-06-04T10:31:00Z">
            <w:r w:rsidR="00D750D6" w:rsidDel="00EC300B">
              <w:delText xml:space="preserve">The </w:delText>
            </w:r>
          </w:del>
          <w:r w:rsidR="00D750D6">
            <w:t>Model 3.4(a) “v</w:t>
          </w:r>
          <w:r w:rsidR="00D750D6" w:rsidRPr="004F07A3">
            <w:t xml:space="preserve">oucher </w:t>
          </w:r>
          <w:r w:rsidR="00D750D6">
            <w:t>r</w:t>
          </w:r>
          <w:r w:rsidR="00D750D6" w:rsidRPr="004F07A3">
            <w:t>ule</w:t>
          </w:r>
          <w:r w:rsidR="00D750D6">
            <w:t>” provides:</w:t>
          </w:r>
        </w:p>
        <w:p w14:paraId="78EF35AB" w14:textId="64D8917E" w:rsidR="00D750D6" w:rsidRDefault="00D750D6" w:rsidP="00A53B1C">
          <w:pPr>
            <w:pStyle w:val="TextFlush"/>
            <w:ind w:left="432" w:right="432"/>
            <w:rPr>
              <w:i/>
              <w:iCs/>
            </w:rPr>
          </w:pPr>
          <w:r w:rsidRPr="00EA4771">
            <w:rPr>
              <w:i/>
              <w:iCs/>
            </w:rPr>
            <w:t>“A lawyer shall not</w:t>
          </w:r>
          <w:r w:rsidR="00CD615C">
            <w:rPr>
              <w:i/>
              <w:iCs/>
            </w:rPr>
            <w:t>. . .</w:t>
          </w:r>
          <w:r w:rsidRPr="00EA4771">
            <w:rPr>
              <w:i/>
              <w:iCs/>
            </w:rPr>
            <w:t xml:space="preserve">assert personal knowledge of facts </w:t>
          </w:r>
          <w:r w:rsidR="00CD615C">
            <w:rPr>
              <w:i/>
              <w:iCs/>
            </w:rPr>
            <w:t>. . .</w:t>
          </w:r>
          <w:r w:rsidRPr="00EA4771">
            <w:rPr>
              <w:i/>
              <w:iCs/>
            </w:rPr>
            <w:t>or state a personal opinion as to the justice of a cause, the credibility of a witness, the culpability of a civil litigant or the guilt or innocence of an accused.”</w:t>
          </w:r>
        </w:p>
        <w:p w14:paraId="4BDEA9F7" w14:textId="5F083E55" w:rsidR="00D750D6" w:rsidRPr="004F07A3" w:rsidRDefault="00D750D6" w:rsidP="00A53B1C">
          <w:pPr>
            <w:pStyle w:val="TextParagraph"/>
          </w:pPr>
          <w:r>
            <w:t xml:space="preserve">Advocates are restricted to stating and relying on professional opinions and positions and cannot “vouch” for something or someone based on their own personal </w:t>
          </w:r>
          <w:r w:rsidR="00A669EB">
            <w:t>views or beliefs</w:t>
          </w:r>
          <w:r>
            <w:t>.</w:t>
          </w:r>
        </w:p>
        <w:p w14:paraId="4ACFC680" w14:textId="1773A58A" w:rsidR="00D750D6" w:rsidRDefault="00D750D6" w:rsidP="00D750D6">
          <w:pPr>
            <w:pStyle w:val="Head3"/>
          </w:pPr>
          <w:bookmarkStart w:id="1020" w:name="_Toc417727352"/>
          <w:bookmarkStart w:id="1021" w:name="_Toc26779218"/>
          <w:bookmarkStart w:id="1022" w:name="_Toc36111352"/>
          <w:r>
            <w:t>9.</w:t>
          </w:r>
          <w:r>
            <w:tab/>
            <w:t>Disclosing Controlling Authority</w:t>
          </w:r>
          <w:bookmarkEnd w:id="1020"/>
          <w:bookmarkEnd w:id="1021"/>
          <w:bookmarkEnd w:id="1022"/>
        </w:p>
        <w:p w14:paraId="1FFEFA8A" w14:textId="77777777" w:rsidR="00D750D6" w:rsidRDefault="00D750D6" w:rsidP="00D750D6">
          <w:pPr>
            <w:pStyle w:val="TextParagraph"/>
            <w:keepNext/>
          </w:pPr>
          <w:r>
            <w:t>Model Rule 3.3(a)(2) states:</w:t>
          </w:r>
        </w:p>
        <w:p w14:paraId="13DE320A" w14:textId="77777777" w:rsidR="00D750D6" w:rsidRDefault="00D750D6" w:rsidP="00D750D6">
          <w:pPr>
            <w:pStyle w:val="WT11"/>
          </w:pPr>
          <w:r>
            <w:rPr>
              <w:i/>
            </w:rPr>
            <w:t>A lawyer shall not knowingly fail to disclose to the tribunal legal authority in the controlling jurisdiction known to the lawyer to be directly adverse to the position of the client and not disclosed by opposing counsel.</w:t>
          </w:r>
        </w:p>
        <w:p w14:paraId="4E325C0F" w14:textId="5A4C19CB" w:rsidR="00D750D6" w:rsidRDefault="00D750D6" w:rsidP="00D750D6">
          <w:pPr>
            <w:pStyle w:val="TextParagraph"/>
          </w:pPr>
          <w:r>
            <w:t xml:space="preserve">A lawyer must disclose all controlling authority—supportive or adverse—but is not obligated to disclose legal authority if it is not controlling. Precedent from another jurisdiction that does not bind the decision maker need not be disclosed. The attorney may rely upon the law from </w:t>
          </w:r>
          <w:r w:rsidR="00A669EB">
            <w:t>related</w:t>
          </w:r>
          <w:r>
            <w:t xml:space="preserve"> jurisdictions and argue that this law ought to be adopted and apply, requiring the opposing attorney to argue against the application of this analogous law even though it is not controlling.</w:t>
          </w:r>
        </w:p>
        <w:p w14:paraId="7D028EA7" w14:textId="6D976AAF" w:rsidR="00D750D6" w:rsidRDefault="00D750D6" w:rsidP="00D750D6">
          <w:pPr>
            <w:pStyle w:val="Head3"/>
          </w:pPr>
          <w:bookmarkStart w:id="1023" w:name="_Toc417727353"/>
          <w:bookmarkStart w:id="1024" w:name="_Toc26779219"/>
          <w:bookmarkStart w:id="1025" w:name="_Toc36111353"/>
          <w:r>
            <w:t>10.</w:t>
          </w:r>
          <w:r>
            <w:tab/>
            <w:t>Influence</w:t>
          </w:r>
          <w:bookmarkEnd w:id="1023"/>
          <w:bookmarkEnd w:id="1024"/>
          <w:bookmarkEnd w:id="1025"/>
        </w:p>
        <w:p w14:paraId="2D0E9F7F" w14:textId="2558CF9C" w:rsidR="00347B7C" w:rsidRDefault="00D750D6" w:rsidP="00D750D6">
          <w:pPr>
            <w:pStyle w:val="TextParagraph"/>
          </w:pPr>
          <w:r>
            <w:t xml:space="preserve">A lawyer may not seek to influence a judge, arbitrator, </w:t>
          </w:r>
          <w:r w:rsidR="00A669EB">
            <w:t>ALJ</w:t>
          </w:r>
          <w:r>
            <w:t xml:space="preserve">, or juror by means prohibited by law and may not communicate ex parte with such </w:t>
          </w:r>
          <w:r w:rsidR="00A669EB">
            <w:t>individuals</w:t>
          </w:r>
          <w:r>
            <w:t xml:space="preserve"> unless permitted by law. An advocate should communicate </w:t>
          </w:r>
          <w:r>
            <w:lastRenderedPageBreak/>
            <w:t xml:space="preserve">with the decision maker about a matter in a case only if the opposing lawyer is present or involved. Model Rule 3.5. Communications that may improperly influence participants including social </w:t>
          </w:r>
          <w:r w:rsidR="00A669EB">
            <w:t xml:space="preserve">networks </w:t>
          </w:r>
          <w:r>
            <w:t>and public media should be avoided or tempered.</w:t>
          </w:r>
        </w:p>
        <w:p w14:paraId="15CE8A63" w14:textId="525BF68F" w:rsidR="00D750D6" w:rsidRDefault="00D750D6" w:rsidP="00D750D6">
          <w:pPr>
            <w:pStyle w:val="Head3"/>
          </w:pPr>
          <w:bookmarkStart w:id="1026" w:name="Page_BM_32"/>
          <w:bookmarkStart w:id="1027" w:name="_Toc417727354"/>
          <w:bookmarkStart w:id="1028" w:name="_Toc26779220"/>
          <w:bookmarkStart w:id="1029" w:name="_Toc36111354"/>
          <w:bookmarkEnd w:id="1026"/>
          <w:r>
            <w:t>11.</w:t>
          </w:r>
          <w:r>
            <w:tab/>
            <w:t>Complying with Rulings</w:t>
          </w:r>
          <w:bookmarkEnd w:id="1027"/>
          <w:bookmarkEnd w:id="1028"/>
          <w:bookmarkEnd w:id="1029"/>
        </w:p>
        <w:p w14:paraId="2F9FAF43" w14:textId="77777777" w:rsidR="00D750D6" w:rsidRDefault="00D750D6" w:rsidP="00D750D6">
          <w:pPr>
            <w:pStyle w:val="TextParagraph"/>
            <w:keepNext/>
          </w:pPr>
          <w:r>
            <w:t>Model Rule 3.4(c) states:</w:t>
          </w:r>
        </w:p>
        <w:p w14:paraId="1C137921" w14:textId="6BD7886B" w:rsidR="00D750D6" w:rsidRDefault="00D750D6" w:rsidP="00D750D6">
          <w:pPr>
            <w:pStyle w:val="WT11"/>
          </w:pPr>
          <w:r>
            <w:rPr>
              <w:i/>
            </w:rPr>
            <w:t xml:space="preserve">A lawyer shall not </w:t>
          </w:r>
          <w:r w:rsidR="00CD615C">
            <w:rPr>
              <w:i/>
            </w:rPr>
            <w:t>. . .</w:t>
          </w:r>
          <w:r>
            <w:rPr>
              <w:i/>
            </w:rPr>
            <w:t xml:space="preserve"> knowingly disobey an obligation under the rules of the tribunal except for an open refusal based on an assertion that no valid obligation exists.</w:t>
          </w:r>
        </w:p>
        <w:p w14:paraId="321AAE05" w14:textId="6B8275B0" w:rsidR="00D750D6" w:rsidRDefault="00D750D6" w:rsidP="00D750D6">
          <w:pPr>
            <w:pStyle w:val="TextParagraph"/>
          </w:pPr>
          <w:r>
            <w:t>A lawyer must comply with the rulings and orders of the decision maker except in extraordinarily unusual situations or in which an attorney would decide to face a contempt citation and be penalized for disobeying.</w:t>
          </w:r>
        </w:p>
        <w:p w14:paraId="4492D726" w14:textId="77777777" w:rsidR="00D750D6" w:rsidRDefault="00D750D6" w:rsidP="00D750D6">
          <w:pPr>
            <w:pStyle w:val="Head2"/>
          </w:pPr>
          <w:bookmarkStart w:id="1030" w:name="_Toc417727355"/>
          <w:bookmarkStart w:id="1031" w:name="_Toc26779221"/>
          <w:bookmarkStart w:id="1032" w:name="_Toc36111355"/>
          <w:r>
            <w:t>D.</w:t>
          </w:r>
          <w:r>
            <w:tab/>
            <w:t>Attorney Misconduct</w:t>
          </w:r>
          <w:bookmarkEnd w:id="1030"/>
          <w:bookmarkEnd w:id="1031"/>
          <w:bookmarkEnd w:id="1032"/>
        </w:p>
        <w:p w14:paraId="5054A4C5" w14:textId="36DBD424" w:rsidR="00D750D6" w:rsidRDefault="00D750D6" w:rsidP="00D750D6">
          <w:pPr>
            <w:pStyle w:val="TextParagraph"/>
          </w:pPr>
          <w:r>
            <w:t>A review of attorney disciplinary cases reveals that common reasons for lawyer malfeasance result from greed, alcohol or drug abuse, laziness,</w:t>
          </w:r>
          <w:r w:rsidR="00347B7C">
            <w:t xml:space="preserve"> </w:t>
          </w:r>
          <w:r>
            <w:t>legal incompetence, and folly. Many lawyers who operate d</w:t>
          </w:r>
          <w:ins w:id="1033" w:author="Roger Haydock" w:date="2024-03-12T13:32:00Z">
            <w:r w:rsidR="00EB63E9">
              <w:t>y</w:t>
            </w:r>
          </w:ins>
          <w:del w:id="1034" w:author="Roger Haydock" w:date="2024-03-12T13:31:00Z">
            <w:r w:rsidDel="00EB63E9">
              <w:delText>y</w:delText>
            </w:r>
          </w:del>
          <w:r>
            <w:t>sfunctionally will do so until they are caught, and do not stop because of a code of external or internal ethics. A client, colleague, partner, friend, or family member may be the person or persons who get them help.</w:t>
          </w:r>
        </w:p>
        <w:p w14:paraId="7D5BCE07" w14:textId="02C052EF" w:rsidR="00347B7C" w:rsidRDefault="00D750D6" w:rsidP="00D750D6">
          <w:pPr>
            <w:pStyle w:val="TextParagraph"/>
          </w:pPr>
          <w:r>
            <w:t xml:space="preserve">A review of complaints filed with attorney licensing boards by clients against lawyers reveals that common complaints involve the lack of adequate or ongoing communications, inappropriate fees, unauthorized conduct, and breaches of trust. Lawyers can substantially reduce potential client problems by maintaining regular and sufficient communications, fully explaining the fees charged, obtaining the clear consent of the client to act, and avoiding inappropriate social </w:t>
          </w:r>
          <w:r w:rsidR="00A669EB">
            <w:t xml:space="preserve">media </w:t>
          </w:r>
          <w:r>
            <w:t>communications.</w:t>
          </w:r>
        </w:p>
        <w:p w14:paraId="308DDE29" w14:textId="7A1B1E06" w:rsidR="00D750D6" w:rsidRDefault="00D750D6" w:rsidP="00D750D6">
          <w:pPr>
            <w:pStyle w:val="Head2"/>
          </w:pPr>
          <w:bookmarkStart w:id="1035" w:name="_Toc417727356"/>
          <w:bookmarkStart w:id="1036" w:name="_Toc26779222"/>
          <w:bookmarkStart w:id="1037" w:name="_Toc36111356"/>
          <w:r>
            <w:t>E.</w:t>
          </w:r>
          <w:r>
            <w:tab/>
            <w:t>Client Demands and Satisfaction</w:t>
          </w:r>
          <w:bookmarkEnd w:id="1035"/>
          <w:bookmarkEnd w:id="1036"/>
          <w:bookmarkEnd w:id="1037"/>
        </w:p>
        <w:p w14:paraId="4D908FC1" w14:textId="7438D663" w:rsidR="00D750D6" w:rsidRDefault="00D750D6" w:rsidP="00D750D6">
          <w:pPr>
            <w:pStyle w:val="TextParagraph"/>
          </w:pPr>
          <w:r>
            <w:t xml:space="preserve">Clients expect their lawyers to be knowledgeable and wise and also responsive and available. Smart phones, texts, emails, and other social </w:t>
          </w:r>
          <w:r w:rsidR="00A669EB">
            <w:t>communication</w:t>
          </w:r>
          <w:r>
            <w:t xml:space="preserve"> methods make it easy to both send and expect prompt messages. Some clients will anticipate that their attorneys will be available when they want and need an answer or an update of what is, or what is not, happening in their case. Other clients may expect service at most anytime during the week and on weekends. Lawyers need to discuss these </w:t>
          </w:r>
          <w:r w:rsidR="00A669EB">
            <w:t xml:space="preserve">expectations </w:t>
          </w:r>
          <w:r>
            <w:t xml:space="preserve">and prospects with their clients to reach a mutual understanding of reasonable </w:t>
          </w:r>
          <w:r w:rsidR="00A669EB">
            <w:t>legal services.</w:t>
          </w:r>
        </w:p>
        <w:p w14:paraId="3DE7B62E" w14:textId="68512CCA" w:rsidR="00D750D6" w:rsidRDefault="00D750D6" w:rsidP="00D750D6">
          <w:pPr>
            <w:pStyle w:val="TextParagraph"/>
          </w:pPr>
          <w:r>
            <w:t xml:space="preserve">Periodic and timely efforts by counsel to update their clients are practical and realistic expectancies. A common concern clients have is the failure of their lawyers to regularly communicate. Sometimes clients will </w:t>
          </w:r>
          <w:r>
            <w:lastRenderedPageBreak/>
            <w:t>need a prompt answer; other times they need to know their lawyers are working on their case; and other times they need an empathetic response.</w:t>
          </w:r>
        </w:p>
        <w:p w14:paraId="7D44DF18" w14:textId="39209B56" w:rsidR="00D750D6" w:rsidRDefault="00D750D6" w:rsidP="00D750D6">
          <w:pPr>
            <w:pStyle w:val="TextParagraph"/>
          </w:pPr>
          <w:r>
            <w:t xml:space="preserve">Advocates may also feel pressure from their clients to win, sometimes at all costs, and sometimes by using inappropriate methods. </w:t>
          </w:r>
          <w:r w:rsidR="00A669EB">
            <w:t>Lawyers</w:t>
          </w:r>
          <w:r>
            <w:t xml:space="preserve"> obviously need to avoid submitting to this </w:t>
          </w:r>
          <w:r w:rsidR="00A669EB">
            <w:t xml:space="preserve">undue </w:t>
          </w:r>
          <w:r>
            <w:t xml:space="preserve">pressure and explain why they cannot act accordingly, or withdraw from the representation. The </w:t>
          </w:r>
          <w:bookmarkStart w:id="1038" w:name="Page_BM_33"/>
          <w:bookmarkEnd w:id="1038"/>
          <w:r>
            <w:t xml:space="preserve">demands of </w:t>
          </w:r>
          <w:r w:rsidR="00A669EB">
            <w:t>parties</w:t>
          </w:r>
          <w:r>
            <w:t xml:space="preserve"> and the lawyer’s need to satisfy </w:t>
          </w:r>
          <w:r w:rsidR="00A669EB">
            <w:t>client</w:t>
          </w:r>
          <w:r>
            <w:t xml:space="preserve"> interests must be properly balanced with doing what is ethical and proper.</w:t>
          </w:r>
        </w:p>
        <w:p w14:paraId="562F9A7F" w14:textId="45A394C5" w:rsidR="00D750D6" w:rsidRDefault="00D750D6" w:rsidP="00D750D6">
          <w:pPr>
            <w:pStyle w:val="Head2"/>
          </w:pPr>
          <w:bookmarkStart w:id="1039" w:name="_Toc417727357"/>
          <w:bookmarkStart w:id="1040" w:name="_Toc26779223"/>
          <w:bookmarkStart w:id="1041" w:name="_Toc36111357"/>
          <w:r>
            <w:t>F.</w:t>
          </w:r>
          <w:r w:rsidR="00FB0618">
            <w:tab/>
          </w:r>
          <w:r>
            <w:t>Consequences of Mis</w:t>
          </w:r>
          <w:r w:rsidR="00A669EB">
            <w:t>behav</w:t>
          </w:r>
          <w:r w:rsidR="005C2568">
            <w:t>io</w:t>
          </w:r>
          <w:r w:rsidR="00A669EB">
            <w:t>r</w:t>
          </w:r>
          <w:bookmarkEnd w:id="1039"/>
          <w:bookmarkEnd w:id="1040"/>
          <w:bookmarkEnd w:id="1041"/>
        </w:p>
        <w:p w14:paraId="7B46E0DC" w14:textId="276E8C49" w:rsidR="00D750D6" w:rsidRDefault="00D750D6" w:rsidP="00D750D6">
          <w:pPr>
            <w:pStyle w:val="TextParagraph"/>
          </w:pPr>
          <w:r>
            <w:t>The most egregious mis</w:t>
          </w:r>
          <w:r w:rsidR="00A669EB">
            <w:t>behavior</w:t>
          </w:r>
          <w:r>
            <w:t xml:space="preserve"> by an advocate will be handled by the professional decision maker through an appropriate sanction, contempt citation, or a motion and order for a new trial or hearing, and by the appellate court through a reversal. Lesser mis</w:t>
          </w:r>
          <w:r w:rsidR="00A669EB">
            <w:t>takes and errors</w:t>
          </w:r>
          <w:r>
            <w:t xml:space="preserve"> will usually prompt a reprimand by the tribunal or a professional responsibility board or licensing office. Other sanctions may be imposed by state or local ethics committees for misconduct, but this may not occur in a timely or sufficient manner to deter such misbehavior.</w:t>
          </w:r>
        </w:p>
        <w:p w14:paraId="3A84521A" w14:textId="012B2299" w:rsidR="00D750D6" w:rsidRDefault="00D750D6" w:rsidP="00D750D6">
          <w:pPr>
            <w:pStyle w:val="TextParagraph"/>
          </w:pPr>
          <w:r>
            <w:t>The lack of prompt and stern external sanctions should not be taken as a license to engage in questionable conduct that may win the case. The primary protection against abuses by advocates lies within each lawyer. The true sanctions are personal and professional, such as the loss of self-esteem, respect, credibility, and ultimately, cases and clients. It is critical for the attorney to develop and maintain a reputation as an honest, trustworthy, and ethical professional.</w:t>
          </w:r>
        </w:p>
        <w:p w14:paraId="3AD35FC4" w14:textId="756AC6F4" w:rsidR="00D750D6" w:rsidRDefault="00D72850" w:rsidP="00D72850">
          <w:pPr>
            <w:pStyle w:val="Head1Ch1"/>
          </w:pPr>
          <w:bookmarkStart w:id="1042" w:name="_Toc26779224"/>
          <w:bookmarkStart w:id="1043" w:name="_Toc36111047"/>
          <w:bookmarkStart w:id="1044" w:name="_Toc36111358"/>
          <w:r>
            <w:t>Future Advocacy</w:t>
          </w:r>
          <w:bookmarkEnd w:id="1042"/>
          <w:bookmarkEnd w:id="1043"/>
          <w:bookmarkEnd w:id="1044"/>
        </w:p>
        <w:p w14:paraId="5A0DA4F7" w14:textId="192D2822" w:rsidR="00D750D6" w:rsidRDefault="00D750D6" w:rsidP="00A53B1C">
          <w:pPr>
            <w:pStyle w:val="TextParagraph"/>
          </w:pPr>
          <w:r w:rsidRPr="00840BA4">
            <w:t xml:space="preserve">Our current advocacy system of justice will continue </w:t>
          </w:r>
          <w:r>
            <w:t>to evolve</w:t>
          </w:r>
          <w:r w:rsidRPr="00840BA4">
            <w:t>.</w:t>
          </w:r>
          <w:r>
            <w:t xml:space="preserve"> </w:t>
          </w:r>
          <w:del w:id="1045" w:author="Roger Haydock" w:date="2024-03-12T14:11:00Z">
            <w:r w:rsidRPr="00840BA4" w:rsidDel="00BA46A6">
              <w:delText>So</w:delText>
            </w:r>
          </w:del>
          <w:ins w:id="1046" w:author="Roger Haydock" w:date="2024-03-12T14:11:00Z">
            <w:r w:rsidR="00BA46A6" w:rsidRPr="00840BA4">
              <w:t>So,</w:t>
            </w:r>
          </w:ins>
          <w:r w:rsidRPr="00840BA4">
            <w:t xml:space="preserve"> what is ahead? What changes may occur in the near and distant future regarding the way disputes will be </w:t>
          </w:r>
          <w:r>
            <w:t xml:space="preserve">forecasted and </w:t>
          </w:r>
          <w:r w:rsidRPr="00840BA4">
            <w:t xml:space="preserve">resolved? </w:t>
          </w:r>
          <w:r>
            <w:t>What technological developments</w:t>
          </w:r>
          <w:ins w:id="1047" w:author="Roger Haydock" w:date="2023-10-10T22:48:00Z">
            <w:r w:rsidR="00464973">
              <w:t>,</w:t>
            </w:r>
          </w:ins>
          <w:r>
            <w:t xml:space="preserve"> </w:t>
          </w:r>
          <w:ins w:id="1048" w:author="Damien Riehl" w:date="2024-03-10T16:57:00Z">
            <w:r w:rsidR="00CB5E43">
              <w:t xml:space="preserve">such as </w:t>
            </w:r>
          </w:ins>
          <w:ins w:id="1049" w:author="Roger Haydock" w:date="2023-10-10T22:48:00Z">
            <w:del w:id="1050" w:author="Damien Riehl" w:date="2024-03-10T16:57:00Z">
              <w:r w:rsidR="00464973" w:rsidDel="00CB5E43">
                <w:delText xml:space="preserve">including </w:delText>
              </w:r>
            </w:del>
          </w:ins>
          <w:ins w:id="1051" w:author="Damien Riehl" w:date="2024-03-10T16:56:00Z">
            <w:r w:rsidR="00CB5E43">
              <w:t>Gen</w:t>
            </w:r>
          </w:ins>
          <w:ins w:id="1052" w:author="Roger Haydock" w:date="2023-10-10T22:48:00Z">
            <w:r w:rsidR="00464973">
              <w:t>AI</w:t>
            </w:r>
          </w:ins>
          <w:ins w:id="1053" w:author="Roger Haydock" w:date="2024-06-17T22:15:00Z">
            <w:r w:rsidR="00042BC8">
              <w:t xml:space="preserve"> and</w:t>
            </w:r>
          </w:ins>
          <w:ins w:id="1054" w:author="Damien Riehl" w:date="2024-03-10T16:57:00Z">
            <w:del w:id="1055" w:author="Roger Haydock" w:date="2024-06-17T22:15:00Z">
              <w:r w:rsidR="00CB5E43" w:rsidDel="00042BC8">
                <w:delText xml:space="preserve"> including</w:delText>
              </w:r>
            </w:del>
            <w:r w:rsidR="00CB5E43">
              <w:t xml:space="preserve"> LLMs,</w:t>
            </w:r>
          </w:ins>
          <w:ins w:id="1056" w:author="Roger Haydock" w:date="2023-10-10T22:48:00Z">
            <w:r w:rsidR="00464973">
              <w:t xml:space="preserve"> </w:t>
            </w:r>
          </w:ins>
          <w:ins w:id="1057" w:author="Roger Haydock" w:date="2024-06-17T22:15:00Z">
            <w:r w:rsidR="00042BC8">
              <w:t>will</w:t>
            </w:r>
          </w:ins>
          <w:ins w:id="1058" w:author="Roger Haydock" w:date="2023-10-10T22:48:00Z">
            <w:r w:rsidR="00464973">
              <w:t xml:space="preserve"> </w:t>
            </w:r>
            <w:del w:id="1059" w:author="Damien Riehl" w:date="2024-03-10T16:57:00Z">
              <w:r w:rsidR="00464973" w:rsidDel="00CB5E43">
                <w:delText>well</w:delText>
              </w:r>
            </w:del>
          </w:ins>
          <w:del w:id="1060" w:author="Damien Riehl" w:date="2024-03-10T16:57:00Z">
            <w:r w:rsidDel="00CB5E43">
              <w:delText xml:space="preserve">may </w:delText>
            </w:r>
          </w:del>
          <w:r>
            <w:t xml:space="preserve">transform dispute resolution? </w:t>
          </w:r>
          <w:r w:rsidRPr="00840BA4">
            <w:t xml:space="preserve">How will </w:t>
          </w:r>
          <w:r>
            <w:t>you</w:t>
          </w:r>
          <w:r w:rsidR="00E84388">
            <w:t>—</w:t>
          </w:r>
          <w:r>
            <w:t>the next generation of advocates</w:t>
          </w:r>
          <w:r w:rsidR="00E84388">
            <w:t>—</w:t>
          </w:r>
          <w:r>
            <w:t>predict and resolve disputes</w:t>
          </w:r>
          <w:r w:rsidRPr="00840BA4">
            <w:t>?</w:t>
          </w:r>
        </w:p>
        <w:p w14:paraId="28A37E5C" w14:textId="01B4EB2B" w:rsidR="00347B7C" w:rsidRDefault="00D750D6" w:rsidP="00A53B1C">
          <w:pPr>
            <w:pStyle w:val="TextParagraph"/>
          </w:pPr>
          <w:r w:rsidRPr="00840BA4">
            <w:t xml:space="preserve">Clients will </w:t>
          </w:r>
          <w:r>
            <w:t>demand</w:t>
          </w:r>
          <w:r w:rsidR="00A669EB">
            <w:t xml:space="preserve"> </w:t>
          </w:r>
          <w:r w:rsidRPr="00840BA4">
            <w:t xml:space="preserve">efficiency and affordability regarding the resolution of their disputes. They </w:t>
          </w:r>
          <w:r>
            <w:t>may</w:t>
          </w:r>
          <w:r w:rsidRPr="00840BA4">
            <w:t xml:space="preserve"> expect lawyers to be better at helping them prevent or reduce the chances that disputes will arise. And they will continue to expect that </w:t>
          </w:r>
          <w:r>
            <w:t>attorneys</w:t>
          </w:r>
          <w:r w:rsidRPr="00840BA4">
            <w:t xml:space="preserve"> will solve their problem</w:t>
          </w:r>
          <w:r>
            <w:t>s fairly and effectively</w:t>
          </w:r>
          <w:r w:rsidRPr="00840BA4">
            <w:t>.</w:t>
          </w:r>
        </w:p>
        <w:p w14:paraId="3A2C120D" w14:textId="6EAEC46C" w:rsidR="00D750D6" w:rsidRDefault="00D750D6" w:rsidP="00A53B1C">
          <w:pPr>
            <w:pStyle w:val="TextParagraph"/>
            <w:rPr>
              <w:rFonts w:cstheme="minorHAnsi"/>
            </w:rPr>
          </w:pPr>
          <w:r w:rsidRPr="00840BA4">
            <w:t>This section summar</w:t>
          </w:r>
          <w:r>
            <w:t>izes what commentators and advocacy</w:t>
          </w:r>
          <w:r w:rsidRPr="00840BA4">
            <w:t xml:space="preserve"> experts predict for the future</w:t>
          </w:r>
          <w:ins w:id="1061" w:author="Roger Haydock" w:date="2024-07-06T10:59:00Z">
            <w:r w:rsidR="00665617">
              <w:t xml:space="preserve"> – positive a</w:t>
            </w:r>
          </w:ins>
          <w:ins w:id="1062" w:author="Roger Haydock" w:date="2024-07-06T11:00:00Z">
            <w:r w:rsidR="00665617">
              <w:t xml:space="preserve">nd realistic </w:t>
            </w:r>
          </w:ins>
          <w:ins w:id="1063" w:author="Roger Haydock" w:date="2024-07-06T10:59:00Z">
            <w:r w:rsidR="00665617">
              <w:t xml:space="preserve">protopia destinations. </w:t>
            </w:r>
          </w:ins>
          <w:del w:id="1064" w:author="Roger Haydock" w:date="2024-07-06T10:51:00Z">
            <w:r w:rsidRPr="00840BA4" w:rsidDel="000B61BB">
              <w:delText>.</w:delText>
            </w:r>
          </w:del>
          <w:del w:id="1065" w:author="Roger Haydock" w:date="2024-07-06T10:58:00Z">
            <w:r w:rsidDel="00665617">
              <w:delText xml:space="preserve"> </w:delText>
            </w:r>
          </w:del>
          <w:r>
            <w:rPr>
              <w:rFonts w:cstheme="minorHAnsi"/>
            </w:rPr>
            <w:t xml:space="preserve">A variety of contemporary advances will impact developments in modern advocacy. Legal predictive methods, artificial intelligence, data-driven </w:t>
          </w:r>
          <w:r>
            <w:rPr>
              <w:rFonts w:cstheme="minorHAnsi"/>
            </w:rPr>
            <w:lastRenderedPageBreak/>
            <w:t>sources, robotic developments, l</w:t>
          </w:r>
          <w:r w:rsidR="00A669EB">
            <w:rPr>
              <w:rFonts w:cstheme="minorHAnsi"/>
            </w:rPr>
            <w:t>aw</w:t>
          </w:r>
          <w:r>
            <w:rPr>
              <w:rFonts w:cstheme="minorHAnsi"/>
            </w:rPr>
            <w:t xml:space="preserve"> analytics, quantitative analyses, and related approaches </w:t>
          </w:r>
          <w:r w:rsidR="005C2568">
            <w:rPr>
              <w:rFonts w:cstheme="minorHAnsi"/>
            </w:rPr>
            <w:t xml:space="preserve">will likely </w:t>
          </w:r>
          <w:r>
            <w:rPr>
              <w:rFonts w:cstheme="minorHAnsi"/>
            </w:rPr>
            <w:t>affect future advocacy processes and outcomes.</w:t>
          </w:r>
          <w:r w:rsidRPr="00CD615C">
            <w:rPr>
              <w:rStyle w:val="FootnoteReference"/>
              <w:rFonts w:cstheme="minorHAnsi"/>
              <w:szCs w:val="21"/>
            </w:rPr>
            <w:footnoteReference w:id="4"/>
          </w:r>
        </w:p>
        <w:p w14:paraId="47BD5776" w14:textId="345BCED9" w:rsidR="00D750D6" w:rsidRDefault="0004147C" w:rsidP="0004147C">
          <w:pPr>
            <w:pStyle w:val="Head2"/>
          </w:pPr>
          <w:bookmarkStart w:id="1066" w:name="_Toc26779225"/>
          <w:bookmarkStart w:id="1067" w:name="_Toc36111359"/>
          <w:r>
            <w:t>A.</w:t>
          </w:r>
          <w:r>
            <w:tab/>
          </w:r>
          <w:r w:rsidR="00D72850" w:rsidRPr="00D72850">
            <w:t>Advocacy Forecasting</w:t>
          </w:r>
          <w:bookmarkEnd w:id="1066"/>
          <w:bookmarkEnd w:id="1067"/>
        </w:p>
        <w:p w14:paraId="45D1226F" w14:textId="08398F55" w:rsidR="00D750D6" w:rsidRPr="00A53B1C" w:rsidRDefault="00D750D6" w:rsidP="00A53B1C">
          <w:pPr>
            <w:pStyle w:val="TextParagraph"/>
          </w:pPr>
          <w:r>
            <w:t xml:space="preserve">Parties will expect more accuracy in predicting how disputes will be anticipated and resolved. Law practice involves insightful legal predictions. Forecasts and projections in business planning have resulted in successful modern business </w:t>
          </w:r>
          <w:r w:rsidR="00A669EB">
            <w:t>systems</w:t>
          </w:r>
          <w:r>
            <w:t xml:space="preserve">. These predictive methods </w:t>
          </w:r>
          <w:del w:id="1068" w:author="Roger Haydock" w:date="2023-10-11T09:23:00Z">
            <w:r w:rsidDel="00060CDD">
              <w:delText>can be</w:delText>
            </w:r>
          </w:del>
          <w:ins w:id="1069" w:author="Roger Haydock" w:date="2023-10-11T09:23:00Z">
            <w:r w:rsidR="00060CDD">
              <w:t>are being</w:t>
            </w:r>
          </w:ins>
          <w:r>
            <w:t xml:space="preserve"> used for legal </w:t>
          </w:r>
          <w:r w:rsidR="00A669EB">
            <w:t xml:space="preserve">events </w:t>
          </w:r>
          <w:r>
            <w:t xml:space="preserve">to </w:t>
          </w:r>
          <w:r w:rsidR="00A669EB">
            <w:t>construct and produce</w:t>
          </w:r>
          <w:r>
            <w:t xml:space="preserve"> </w:t>
          </w:r>
          <w:r w:rsidR="00A669EB">
            <w:t xml:space="preserve">transaction </w:t>
          </w:r>
          <w:r>
            <w:t>deals and to foresee and resolve potential disputes. The nature of legal work will evolve as clients</w:t>
          </w:r>
          <w:ins w:id="1070" w:author="Roger Haydock" w:date="2023-10-11T09:23:00Z">
            <w:r w:rsidR="00060CDD">
              <w:t xml:space="preserve"> </w:t>
            </w:r>
          </w:ins>
          <w:del w:id="1071" w:author="Roger Haydock" w:date="2023-10-11T09:23:00Z">
            <w:r w:rsidDel="00060CDD">
              <w:delText xml:space="preserve"> decide to </w:delText>
            </w:r>
          </w:del>
          <w:r>
            <w:t xml:space="preserve">pay for </w:t>
          </w:r>
          <w:r w:rsidR="00A669EB">
            <w:t xml:space="preserve">and </w:t>
          </w:r>
          <w:del w:id="1072" w:author="Roger Haydock" w:date="2023-10-11T09:23:00Z">
            <w:r w:rsidR="00A669EB" w:rsidDel="00060CDD">
              <w:delText xml:space="preserve">expect </w:delText>
            </w:r>
          </w:del>
          <w:ins w:id="1073" w:author="Roger Haydock" w:date="2023-10-11T09:23:00Z">
            <w:r w:rsidR="00060CDD">
              <w:t xml:space="preserve">demand </w:t>
            </w:r>
          </w:ins>
          <w:r>
            <w:t>preventative measures and as lawyers become more adept at gathering and interpreting data.</w:t>
          </w:r>
        </w:p>
        <w:p w14:paraId="0406FBC9" w14:textId="00F284A0" w:rsidR="00347B7C" w:rsidRDefault="00D750D6" w:rsidP="00A53B1C">
          <w:pPr>
            <w:pStyle w:val="TextParagraph"/>
          </w:pPr>
          <w:r w:rsidRPr="00066445">
            <w:t>Imagine how much more successful advocates c</w:t>
          </w:r>
          <w:r>
            <w:t>ould</w:t>
          </w:r>
          <w:r w:rsidRPr="00066445">
            <w:t xml:space="preserve"> be if they can obtain </w:t>
          </w:r>
          <w:r>
            <w:t xml:space="preserve">reliable </w:t>
          </w:r>
          <w:r w:rsidRPr="00066445">
            <w:t xml:space="preserve">data </w:t>
          </w:r>
          <w:r>
            <w:t xml:space="preserve">and </w:t>
          </w:r>
          <w:r w:rsidR="00A669EB">
            <w:t xml:space="preserve">apply </w:t>
          </w:r>
          <w:r>
            <w:t xml:space="preserve">innovative ideas </w:t>
          </w:r>
          <w:r w:rsidRPr="00066445">
            <w:t xml:space="preserve">regarding </w:t>
          </w:r>
          <w:r>
            <w:t>c</w:t>
          </w:r>
          <w:r w:rsidRPr="00066445">
            <w:t xml:space="preserve">ommon </w:t>
          </w:r>
          <w:r>
            <w:t>concerns and queries</w:t>
          </w:r>
          <w:r w:rsidR="00347B7C">
            <w:t xml:space="preserve">. </w:t>
          </w:r>
          <w:r w:rsidRPr="00066445">
            <w:t xml:space="preserve">Do </w:t>
          </w:r>
          <w:r>
            <w:t>we</w:t>
          </w:r>
          <w:r w:rsidRPr="00066445">
            <w:t xml:space="preserve"> have a </w:t>
          </w:r>
          <w:r>
            <w:t>winnable</w:t>
          </w:r>
          <w:r w:rsidRPr="00066445">
            <w:t xml:space="preserve"> case? What chance do </w:t>
          </w:r>
          <w:r>
            <w:t>we</w:t>
          </w:r>
          <w:r w:rsidRPr="00066445">
            <w:t xml:space="preserve"> have of losing? </w:t>
          </w:r>
          <w:ins w:id="1074" w:author="Damien Riehl" w:date="2024-03-10T16:59:00Z">
            <w:r w:rsidR="00CB5E43">
              <w:t xml:space="preserve">What are our odds before this </w:t>
            </w:r>
          </w:ins>
          <w:ins w:id="1075" w:author="Damien Riehl" w:date="2024-03-10T16:58:00Z">
            <w:r w:rsidR="00CB5E43">
              <w:t>judge</w:t>
            </w:r>
          </w:ins>
          <w:ins w:id="1076" w:author="Damien Riehl" w:date="2024-03-10T16:59:00Z">
            <w:r w:rsidR="00CB5E43">
              <w:t xml:space="preserve"> — for this claim?</w:t>
            </w:r>
          </w:ins>
          <w:ins w:id="1077" w:author="Damien Riehl" w:date="2024-03-10T16:58:00Z">
            <w:r w:rsidR="00CB5E43">
              <w:t xml:space="preserve"> </w:t>
            </w:r>
          </w:ins>
          <w:r>
            <w:t xml:space="preserve">Should we </w:t>
          </w:r>
          <w:r w:rsidR="00A669EB">
            <w:t>use</w:t>
          </w:r>
          <w:r>
            <w:t xml:space="preserve"> a different </w:t>
          </w:r>
          <w:r w:rsidR="00A669EB">
            <w:t>strategy</w:t>
          </w:r>
          <w:r>
            <w:t>?</w:t>
          </w:r>
          <w:r w:rsidRPr="00066445">
            <w:t xml:space="preserve"> </w:t>
          </w:r>
          <w:ins w:id="1078" w:author="Damien Riehl" w:date="2024-03-10T16:58:00Z">
            <w:r w:rsidR="00CB5E43">
              <w:t xml:space="preserve">Massive </w:t>
            </w:r>
          </w:ins>
          <w:del w:id="1079" w:author="Damien Riehl" w:date="2024-03-10T16:58:00Z">
            <w:r w:rsidRPr="00066445" w:rsidDel="00CB5E43">
              <w:delText>Computers</w:delText>
            </w:r>
          </w:del>
          <w:ins w:id="1080" w:author="Roger Haydock" w:date="2023-10-11T09:24:00Z">
            <w:del w:id="1081" w:author="Damien Riehl" w:date="2024-03-10T16:58:00Z">
              <w:r w:rsidR="00060CDD" w:rsidDel="00CB5E43">
                <w:delText xml:space="preserve"> and </w:delText>
              </w:r>
            </w:del>
          </w:ins>
          <w:ins w:id="1082" w:author="Damien Riehl" w:date="2024-03-10T16:58:00Z">
            <w:r w:rsidR="00CB5E43">
              <w:t xml:space="preserve">databases </w:t>
            </w:r>
          </w:ins>
          <w:ins w:id="1083" w:author="Roger Haydock" w:date="2023-10-11T09:24:00Z">
            <w:del w:id="1084" w:author="Damien Riehl" w:date="2024-03-10T16:58:00Z">
              <w:r w:rsidR="00060CDD" w:rsidDel="00CB5E43">
                <w:delText xml:space="preserve">AI </w:delText>
              </w:r>
            </w:del>
          </w:ins>
          <w:del w:id="1085" w:author="Damien Riehl" w:date="2024-03-10T16:58:00Z">
            <w:r w:rsidRPr="00066445" w:rsidDel="00CB5E43">
              <w:delText xml:space="preserve"> </w:delText>
            </w:r>
          </w:del>
          <w:ins w:id="1086" w:author="Damien Riehl" w:date="2024-03-10T16:58:00Z">
            <w:r w:rsidR="00CB5E43">
              <w:t xml:space="preserve">already </w:t>
            </w:r>
          </w:ins>
          <w:del w:id="1087" w:author="Damien Riehl" w:date="2024-03-10T16:58:00Z">
            <w:r w:rsidDel="00CB5E43">
              <w:delText xml:space="preserve">could </w:delText>
            </w:r>
          </w:del>
          <w:r w:rsidRPr="00066445">
            <w:t xml:space="preserve">have access to </w:t>
          </w:r>
          <w:ins w:id="1088" w:author="Damien Riehl" w:date="2024-03-10T16:58:00Z">
            <w:r w:rsidR="00CB5E43">
              <w:t xml:space="preserve">hundreds of </w:t>
            </w:r>
          </w:ins>
          <w:r w:rsidRPr="00066445">
            <w:t>millions of case</w:t>
          </w:r>
          <w:r>
            <w:t xml:space="preserve">s </w:t>
          </w:r>
          <w:r w:rsidRPr="00066445">
            <w:t>and can provide</w:t>
          </w:r>
          <w:r>
            <w:t xml:space="preserve"> smart lawyers</w:t>
          </w:r>
          <w:r w:rsidRPr="00066445">
            <w:t xml:space="preserve"> with </w:t>
          </w:r>
          <w:r>
            <w:t xml:space="preserve">a range of </w:t>
          </w:r>
          <w:r w:rsidR="00A669EB">
            <w:t xml:space="preserve">useful information </w:t>
          </w:r>
          <w:r>
            <w:t xml:space="preserve">to these </w:t>
          </w:r>
          <w:r w:rsidR="005C2568">
            <w:t xml:space="preserve">and other </w:t>
          </w:r>
          <w:r w:rsidR="00A669EB">
            <w:t>enquiries</w:t>
          </w:r>
          <w:r>
            <w:t>.</w:t>
          </w:r>
        </w:p>
        <w:p w14:paraId="6BEEC7EF" w14:textId="6F7DCA39" w:rsidR="00347B7C" w:rsidRDefault="00A669EB" w:rsidP="00A53B1C">
          <w:pPr>
            <w:pStyle w:val="TextParagraph"/>
            <w:rPr>
              <w:shd w:val="clear" w:color="auto" w:fill="FFFFFF"/>
            </w:rPr>
          </w:pPr>
          <w:r>
            <w:rPr>
              <w:shd w:val="clear" w:color="auto" w:fill="FFFFFF"/>
            </w:rPr>
            <w:t>P</w:t>
          </w:r>
          <w:r w:rsidR="00D750D6">
            <w:rPr>
              <w:shd w:val="clear" w:color="auto" w:fill="FFFFFF"/>
            </w:rPr>
            <w:t xml:space="preserve">redictive </w:t>
          </w:r>
          <w:r w:rsidR="00D750D6" w:rsidRPr="00066445">
            <w:rPr>
              <w:shd w:val="clear" w:color="auto" w:fill="FFFFFF"/>
            </w:rPr>
            <w:t xml:space="preserve">analytics has produced </w:t>
          </w:r>
          <w:r w:rsidR="00D750D6">
            <w:rPr>
              <w:shd w:val="clear" w:color="auto" w:fill="FFFFFF"/>
            </w:rPr>
            <w:t>compelling</w:t>
          </w:r>
          <w:r w:rsidR="00D750D6" w:rsidRPr="00066445">
            <w:rPr>
              <w:shd w:val="clear" w:color="auto" w:fill="FFFFFF"/>
            </w:rPr>
            <w:t xml:space="preserve"> results. In a London UK contest, one-hundred </w:t>
          </w:r>
          <w:r>
            <w:rPr>
              <w:shd w:val="clear" w:color="auto" w:fill="FFFFFF"/>
            </w:rPr>
            <w:t>experienced</w:t>
          </w:r>
          <w:r w:rsidR="00D750D6" w:rsidRPr="00066445">
            <w:rPr>
              <w:shd w:val="clear" w:color="auto" w:fill="FFFFFF"/>
            </w:rPr>
            <w:t xml:space="preserve"> lawyers </w:t>
          </w:r>
          <w:r w:rsidR="00D750D6">
            <w:rPr>
              <w:shd w:val="clear" w:color="auto" w:fill="FFFFFF"/>
            </w:rPr>
            <w:t>went head to head</w:t>
          </w:r>
          <w:r w:rsidR="00E84388">
            <w:rPr>
              <w:shd w:val="clear" w:color="auto" w:fill="FFFFFF"/>
            </w:rPr>
            <w:t>—</w:t>
          </w:r>
          <w:r w:rsidR="00D750D6">
            <w:rPr>
              <w:shd w:val="clear" w:color="auto" w:fill="FFFFFF"/>
            </w:rPr>
            <w:t>so to speak</w:t>
          </w:r>
          <w:r w:rsidR="00E84388">
            <w:rPr>
              <w:shd w:val="clear" w:color="auto" w:fill="FFFFFF"/>
            </w:rPr>
            <w:t>—</w:t>
          </w:r>
          <w:r w:rsidR="00D750D6">
            <w:rPr>
              <w:shd w:val="clear" w:color="auto" w:fill="FFFFFF"/>
            </w:rPr>
            <w:t>with an</w:t>
          </w:r>
          <w:r w:rsidR="00D750D6" w:rsidRPr="00066445">
            <w:rPr>
              <w:shd w:val="clear" w:color="auto" w:fill="FFFFFF"/>
            </w:rPr>
            <w:t xml:space="preserve"> </w:t>
          </w:r>
          <w:r w:rsidR="00D750D6">
            <w:rPr>
              <w:shd w:val="clear" w:color="auto" w:fill="FFFFFF"/>
            </w:rPr>
            <w:t xml:space="preserve">artificial intelligence </w:t>
          </w:r>
          <w:r w:rsidR="00D750D6" w:rsidRPr="00066445">
            <w:rPr>
              <w:shd w:val="clear" w:color="auto" w:fill="FFFFFF"/>
            </w:rPr>
            <w:t>device</w:t>
          </w:r>
          <w:r w:rsidR="00D750D6">
            <w:rPr>
              <w:shd w:val="clear" w:color="auto" w:fill="FFFFFF"/>
            </w:rPr>
            <w:t xml:space="preserve"> </w:t>
          </w:r>
          <w:r w:rsidR="00D750D6" w:rsidRPr="00066445">
            <w:rPr>
              <w:shd w:val="clear" w:color="auto" w:fill="FFFFFF"/>
            </w:rPr>
            <w:t>to predict the outcome of hundreds of financial disputes. The attorneys correctly predicted 66% o</w:t>
          </w:r>
          <w:r>
            <w:rPr>
              <w:shd w:val="clear" w:color="auto" w:fill="FFFFFF"/>
            </w:rPr>
            <w:t>f</w:t>
          </w:r>
          <w:r w:rsidR="00D750D6" w:rsidRPr="00066445">
            <w:rPr>
              <w:shd w:val="clear" w:color="auto" w:fill="FFFFFF"/>
            </w:rPr>
            <w:t xml:space="preserve"> case</w:t>
          </w:r>
          <w:r>
            <w:rPr>
              <w:shd w:val="clear" w:color="auto" w:fill="FFFFFF"/>
            </w:rPr>
            <w:t xml:space="preserve"> results </w:t>
          </w:r>
          <w:r w:rsidR="00D750D6" w:rsidRPr="00066445">
            <w:rPr>
              <w:shd w:val="clear" w:color="auto" w:fill="FFFFFF"/>
            </w:rPr>
            <w:t xml:space="preserve">while the robotic machine </w:t>
          </w:r>
          <w:r>
            <w:rPr>
              <w:shd w:val="clear" w:color="auto" w:fill="FFFFFF"/>
            </w:rPr>
            <w:t>accurately</w:t>
          </w:r>
          <w:r w:rsidR="00D750D6" w:rsidRPr="00066445">
            <w:rPr>
              <w:shd w:val="clear" w:color="auto" w:fill="FFFFFF"/>
            </w:rPr>
            <w:t xml:space="preserve"> predicted 87%</w:t>
          </w:r>
          <w:r w:rsidR="00D750D6">
            <w:rPr>
              <w:shd w:val="clear" w:color="auto" w:fill="FFFFFF"/>
            </w:rPr>
            <w:t>,</w:t>
          </w:r>
          <w:r w:rsidR="00347B7C">
            <w:rPr>
              <w:shd w:val="clear" w:color="auto" w:fill="FFFFFF"/>
            </w:rPr>
            <w:t xml:space="preserve"> </w:t>
          </w:r>
          <w:r w:rsidR="00D750D6" w:rsidRPr="00066445">
            <w:rPr>
              <w:shd w:val="clear" w:color="auto" w:fill="FFFFFF"/>
            </w:rPr>
            <w:t>beat</w:t>
          </w:r>
          <w:r w:rsidR="00D750D6">
            <w:rPr>
              <w:shd w:val="clear" w:color="auto" w:fill="FFFFFF"/>
            </w:rPr>
            <w:t>ing</w:t>
          </w:r>
          <w:r w:rsidR="00D750D6" w:rsidRPr="00066445">
            <w:rPr>
              <w:shd w:val="clear" w:color="auto" w:fill="FFFFFF"/>
            </w:rPr>
            <w:t xml:space="preserve"> the legal professionals at their own game.</w:t>
          </w:r>
          <w:ins w:id="1089" w:author="Damien Riehl" w:date="2024-03-10T17:00:00Z">
            <w:r w:rsidR="00CB5E43">
              <w:rPr>
                <w:shd w:val="clear" w:color="auto" w:fill="FFFFFF"/>
              </w:rPr>
              <w:t xml:space="preserve"> Where</w:t>
            </w:r>
          </w:ins>
          <w:ins w:id="1090" w:author="Damien Riehl" w:date="2024-03-10T17:01:00Z">
            <w:r w:rsidR="00CB5E43">
              <w:rPr>
                <w:shd w:val="clear" w:color="auto" w:fill="FFFFFF"/>
              </w:rPr>
              <w:t>as</w:t>
            </w:r>
          </w:ins>
          <w:ins w:id="1091" w:author="Damien Riehl" w:date="2024-03-10T17:00:00Z">
            <w:r w:rsidR="00CB5E43">
              <w:rPr>
                <w:shd w:val="clear" w:color="auto" w:fill="FFFFFF"/>
              </w:rPr>
              <w:t xml:space="preserve"> lawyers provide anecdotes (</w:t>
            </w:r>
            <w:del w:id="1092" w:author="Roger Haydock" w:date="2024-06-04T14:14:00Z">
              <w:r w:rsidR="00CB5E43" w:rsidDel="00EC5C77">
                <w:rPr>
                  <w:shd w:val="clear" w:color="auto" w:fill="FFFFFF"/>
                </w:rPr>
                <w:delText xml:space="preserve">derisively </w:delText>
              </w:r>
            </w:del>
            <w:r w:rsidR="00CB5E43">
              <w:rPr>
                <w:shd w:val="clear" w:color="auto" w:fill="FFFFFF"/>
              </w:rPr>
              <w:t xml:space="preserve">termed “anecdata”), databases can provide </w:t>
            </w:r>
          </w:ins>
          <w:ins w:id="1093" w:author="Damien Riehl" w:date="2024-03-10T17:02:00Z">
            <w:r w:rsidR="00CB5E43">
              <w:rPr>
                <w:shd w:val="clear" w:color="auto" w:fill="FFFFFF"/>
              </w:rPr>
              <w:t xml:space="preserve">true, more-granular </w:t>
            </w:r>
          </w:ins>
          <w:ins w:id="1094" w:author="Damien Riehl" w:date="2024-03-10T17:00:00Z">
            <w:r w:rsidR="00CB5E43">
              <w:rPr>
                <w:shd w:val="clear" w:color="auto" w:fill="FFFFFF"/>
              </w:rPr>
              <w:t>data about courts, judges, claims, and defense</w:t>
            </w:r>
          </w:ins>
          <w:ins w:id="1095" w:author="Damien Riehl" w:date="2024-03-10T17:01:00Z">
            <w:r w:rsidR="00CB5E43">
              <w:rPr>
                <w:shd w:val="clear" w:color="auto" w:fill="FFFFFF"/>
              </w:rPr>
              <w:t xml:space="preserve">s—illuminating the otherwise </w:t>
            </w:r>
          </w:ins>
          <w:ins w:id="1096" w:author="Roger Haydock" w:date="2024-06-17T22:17:00Z">
            <w:r w:rsidR="00042BC8">
              <w:rPr>
                <w:shd w:val="clear" w:color="auto" w:fill="FFFFFF"/>
              </w:rPr>
              <w:t xml:space="preserve">inaccessible or seemingly </w:t>
            </w:r>
          </w:ins>
          <w:ins w:id="1097" w:author="Damien Riehl" w:date="2024-03-10T17:01:00Z">
            <w:del w:id="1098" w:author="Roger Haydock" w:date="2024-06-17T22:17:00Z">
              <w:r w:rsidR="00CB5E43" w:rsidDel="00042BC8">
                <w:rPr>
                  <w:shd w:val="clear" w:color="auto" w:fill="FFFFFF"/>
                </w:rPr>
                <w:delText>“</w:delText>
              </w:r>
            </w:del>
            <w:r w:rsidR="00CB5E43">
              <w:rPr>
                <w:shd w:val="clear" w:color="auto" w:fill="FFFFFF"/>
              </w:rPr>
              <w:t>unknowable.</w:t>
            </w:r>
            <w:del w:id="1099" w:author="Roger Haydock" w:date="2024-06-17T22:17:00Z">
              <w:r w:rsidR="00CB5E43" w:rsidDel="00042BC8">
                <w:rPr>
                  <w:shd w:val="clear" w:color="auto" w:fill="FFFFFF"/>
                </w:rPr>
                <w:delText>”</w:delText>
              </w:r>
            </w:del>
            <w:r w:rsidR="00CB5E43">
              <w:rPr>
                <w:shd w:val="clear" w:color="auto" w:fill="FFFFFF"/>
              </w:rPr>
              <w:t xml:space="preserve"> </w:t>
            </w:r>
          </w:ins>
        </w:p>
        <w:p w14:paraId="1DE21233" w14:textId="54CEC4A9" w:rsidR="00D750D6" w:rsidRDefault="0004147C" w:rsidP="0004147C">
          <w:pPr>
            <w:pStyle w:val="Head2"/>
          </w:pPr>
          <w:bookmarkStart w:id="1100" w:name="_Toc26779226"/>
          <w:bookmarkStart w:id="1101" w:name="_Toc36111360"/>
          <w:r>
            <w:t>B.</w:t>
          </w:r>
          <w:r>
            <w:tab/>
          </w:r>
          <w:r w:rsidR="00D72850" w:rsidRPr="00D72850">
            <w:t>Legal Analytics</w:t>
          </w:r>
          <w:bookmarkEnd w:id="1100"/>
          <w:bookmarkEnd w:id="1101"/>
        </w:p>
        <w:p w14:paraId="391B8266" w14:textId="77CC7CF8" w:rsidR="00347B7C" w:rsidRDefault="00D750D6" w:rsidP="00A53B1C">
          <w:pPr>
            <w:pStyle w:val="TextParagraph"/>
          </w:pPr>
          <w:r>
            <w:t>L</w:t>
          </w:r>
          <w:r w:rsidRPr="00066445">
            <w:t xml:space="preserve">egal analytics </w:t>
          </w:r>
          <w:r>
            <w:t xml:space="preserve">software </w:t>
          </w:r>
          <w:r w:rsidRPr="00066445">
            <w:t xml:space="preserve">can enhance the effectiveness of </w:t>
          </w:r>
          <w:r w:rsidR="00A669EB">
            <w:t>advocates</w:t>
          </w:r>
          <w:r w:rsidRPr="00066445">
            <w:t xml:space="preserve">. These </w:t>
          </w:r>
          <w:r w:rsidR="00A669EB">
            <w:t>systematic</w:t>
          </w:r>
          <w:r>
            <w:t xml:space="preserve"> </w:t>
          </w:r>
          <w:r w:rsidRPr="00066445">
            <w:t xml:space="preserve">methods identify and produce data to discover new insights previously inaccessible. They also significantly increase the efficiency of tasks that traditionally require substantial human effort and time. </w:t>
          </w:r>
          <w:r w:rsidRPr="00C85946">
            <w:t xml:space="preserve">The </w:t>
          </w:r>
          <w:r>
            <w:t>evolving</w:t>
          </w:r>
          <w:r w:rsidRPr="00C85946">
            <w:t xml:space="preserve"> generation of analytics technology allows </w:t>
          </w:r>
          <w:r>
            <w:t xml:space="preserve">attorneys </w:t>
          </w:r>
          <w:r w:rsidRPr="00C85946">
            <w:t xml:space="preserve">to treat </w:t>
          </w:r>
          <w:r w:rsidR="00A669EB">
            <w:t xml:space="preserve">many </w:t>
          </w:r>
          <w:r w:rsidRPr="00C85946">
            <w:t xml:space="preserve">legal tasks as </w:t>
          </w:r>
          <w:r w:rsidR="00A669EB">
            <w:t xml:space="preserve">analogous </w:t>
          </w:r>
          <w:r w:rsidRPr="00C85946">
            <w:t>scien</w:t>
          </w:r>
          <w:r>
            <w:t>tific</w:t>
          </w:r>
          <w:r w:rsidRPr="00C85946">
            <w:t xml:space="preserve"> </w:t>
          </w:r>
          <w:r>
            <w:t xml:space="preserve">data </w:t>
          </w:r>
          <w:r w:rsidRPr="00C85946">
            <w:t>problems.</w:t>
          </w:r>
        </w:p>
        <w:p w14:paraId="3EF93AAE" w14:textId="77777777" w:rsidR="00EB63E9" w:rsidRDefault="00D750D6" w:rsidP="00A53B1C">
          <w:pPr>
            <w:pStyle w:val="TextParagraph"/>
            <w:rPr>
              <w:ins w:id="1102" w:author="Roger Haydock" w:date="2024-03-12T13:36:00Z"/>
            </w:rPr>
          </w:pPr>
          <w:r w:rsidRPr="00C85946">
            <w:t xml:space="preserve">Some lawyering skills involving basic and repetitive tasks can be replaced by automation, </w:t>
          </w:r>
          <w:r>
            <w:t>artificial intelligence</w:t>
          </w:r>
          <w:r w:rsidRPr="00C85946">
            <w:t xml:space="preserve"> software, and robotics</w:t>
          </w:r>
          <w:r>
            <w:t xml:space="preserve"> which </w:t>
          </w:r>
          <w:r w:rsidRPr="00C85946">
            <w:lastRenderedPageBreak/>
            <w:t>eliminat</w:t>
          </w:r>
          <w:r>
            <w:t>e</w:t>
          </w:r>
          <w:r w:rsidRPr="00C85946">
            <w:t xml:space="preserve"> labor intensive work. </w:t>
          </w:r>
          <w:ins w:id="1103" w:author="Damien Riehl" w:date="2024-03-10T17:02:00Z">
            <w:r w:rsidR="00E80D99">
              <w:t xml:space="preserve">Software, including LLMs, </w:t>
            </w:r>
          </w:ins>
          <w:commentRangeStart w:id="1104"/>
          <w:del w:id="1105" w:author="Damien Riehl" w:date="2024-03-10T17:02:00Z">
            <w:r w:rsidRPr="00C85946" w:rsidDel="00E80D99">
              <w:delText xml:space="preserve">Algorithms </w:delText>
            </w:r>
          </w:del>
          <w:commentRangeEnd w:id="1104"/>
          <w:r w:rsidR="00E80D99">
            <w:rPr>
              <w:rStyle w:val="CommentReference"/>
              <w:rFonts w:ascii="New Century Schoolbook" w:hAnsi="New Century Schoolbook"/>
            </w:rPr>
            <w:commentReference w:id="1104"/>
          </w:r>
          <w:r w:rsidRPr="00C85946">
            <w:t xml:space="preserve">can mimic lawyering skills. For example, </w:t>
          </w:r>
          <w:ins w:id="1106" w:author="Damien Riehl" w:date="2024-03-10T17:02:00Z">
            <w:r w:rsidR="00E80D99">
              <w:t xml:space="preserve">software </w:t>
            </w:r>
          </w:ins>
          <w:del w:id="1107" w:author="Damien Riehl" w:date="2024-03-10T17:02:00Z">
            <w:r w:rsidRPr="00C85946" w:rsidDel="00E80D99">
              <w:delText xml:space="preserve">an algorithm </w:delText>
            </w:r>
          </w:del>
          <w:r w:rsidRPr="00C85946">
            <w:t xml:space="preserve">can extract </w:t>
          </w:r>
          <w:r>
            <w:t xml:space="preserve">discoverable </w:t>
          </w:r>
          <w:r w:rsidRPr="00C85946">
            <w:t>information and assemble it for analysis</w:t>
          </w:r>
          <w:ins w:id="1108" w:author="Damien Riehl" w:date="2024-03-10T17:03:00Z">
            <w:r w:rsidR="00E80D99">
              <w:t>—either by humans or by machines</w:t>
            </w:r>
          </w:ins>
          <w:r w:rsidRPr="00C85946">
            <w:t xml:space="preserve">. For another example, </w:t>
          </w:r>
          <w:ins w:id="1109" w:author="Damien Riehl" w:date="2024-03-10T17:03:00Z">
            <w:r w:rsidR="00E80D99">
              <w:t xml:space="preserve">software </w:t>
            </w:r>
          </w:ins>
          <w:del w:id="1110" w:author="Damien Riehl" w:date="2024-03-10T17:03:00Z">
            <w:r w:rsidRPr="00C85946" w:rsidDel="00E80D99">
              <w:delText xml:space="preserve">an algorithm </w:delText>
            </w:r>
          </w:del>
          <w:r w:rsidRPr="00C85946">
            <w:t xml:space="preserve">may </w:t>
          </w:r>
          <w:r w:rsidR="00A669EB">
            <w:t>forecast</w:t>
          </w:r>
          <w:r w:rsidRPr="00C85946">
            <w:t xml:space="preserve"> when a potential dispute may arise</w:t>
          </w:r>
          <w:ins w:id="1111" w:author="Damien Riehl" w:date="2024-03-10T17:03:00Z">
            <w:r w:rsidR="00E80D99">
              <w:t>,</w:t>
            </w:r>
          </w:ins>
          <w:r w:rsidRPr="00C85946">
            <w:t xml:space="preserve"> resulting in litigation or arbitration. </w:t>
          </w:r>
        </w:p>
        <w:p w14:paraId="4576A9D2" w14:textId="2BCD03FD" w:rsidR="00347B7C" w:rsidDel="00EB63E9" w:rsidRDefault="00D750D6" w:rsidP="00A53B1C">
          <w:pPr>
            <w:pStyle w:val="TextParagraph"/>
            <w:rPr>
              <w:del w:id="1112" w:author="Roger Haydock" w:date="2024-03-12T13:36:00Z"/>
            </w:rPr>
          </w:pPr>
          <w:r w:rsidRPr="00C85946">
            <w:t xml:space="preserve">Attorney attention and time can </w:t>
          </w:r>
          <w:ins w:id="1113" w:author="Roger Haydock" w:date="2024-03-12T13:36:00Z">
            <w:r w:rsidR="00EB63E9">
              <w:t xml:space="preserve">more readily </w:t>
            </w:r>
          </w:ins>
          <w:r w:rsidRPr="00C85946">
            <w:t>focus on analyzing identifiable information</w:t>
          </w:r>
          <w:r>
            <w:t>, anticipating possible disputes,</w:t>
          </w:r>
          <w:r w:rsidRPr="00C85946">
            <w:t xml:space="preserve"> and seeking responsive resolutions.</w:t>
          </w:r>
          <w:ins w:id="1114" w:author="Roger Haydock" w:date="2024-03-12T13:36:00Z">
            <w:r w:rsidR="00EB63E9">
              <w:t xml:space="preserve"> And, </w:t>
            </w:r>
          </w:ins>
        </w:p>
        <w:p w14:paraId="2DF882A4" w14:textId="62A19EC6" w:rsidR="00EB63E9" w:rsidRDefault="00EB63E9" w:rsidP="00EB63E9">
          <w:pPr>
            <w:pStyle w:val="TextParagraph"/>
            <w:rPr>
              <w:ins w:id="1115" w:author="Roger Haydock" w:date="2024-03-12T13:36:00Z"/>
            </w:rPr>
          </w:pPr>
          <w:ins w:id="1116" w:author="Roger Haydock" w:date="2024-03-12T13:36:00Z">
            <w:r>
              <w:t>t</w:t>
            </w:r>
          </w:ins>
          <w:del w:id="1117" w:author="Roger Haydock" w:date="2024-03-12T13:36:00Z">
            <w:r w:rsidR="00D750D6" w:rsidRPr="00840BA4" w:rsidDel="00EB63E9">
              <w:delText>T</w:delText>
            </w:r>
          </w:del>
          <w:r w:rsidR="00D750D6" w:rsidRPr="00840BA4">
            <w:t xml:space="preserve">he growing use of </w:t>
          </w:r>
          <w:ins w:id="1118" w:author="Damien Riehl" w:date="2024-03-10T17:03:00Z">
            <w:r w:rsidR="00E80D99">
              <w:t xml:space="preserve">software </w:t>
            </w:r>
          </w:ins>
          <w:ins w:id="1119" w:author="Roger Haydock" w:date="2023-10-11T09:25:00Z">
            <w:del w:id="1120" w:author="Damien Riehl" w:date="2024-03-10T17:03:00Z">
              <w:r w:rsidR="00060CDD" w:rsidDel="00E80D99">
                <w:delText xml:space="preserve">machine and digital </w:delText>
              </w:r>
            </w:del>
          </w:ins>
          <w:ins w:id="1121" w:author="Roger Haydock" w:date="2023-10-11T09:26:00Z">
            <w:del w:id="1122" w:author="Damien Riehl" w:date="2024-03-10T17:03:00Z">
              <w:r w:rsidR="00060CDD" w:rsidDel="00E80D99">
                <w:delText>technologies</w:delText>
              </w:r>
            </w:del>
          </w:ins>
          <w:del w:id="1123" w:author="Damien Riehl" w:date="2024-03-10T17:03:00Z">
            <w:r w:rsidR="00D750D6" w:rsidRPr="00840BA4" w:rsidDel="00E80D99">
              <w:delText xml:space="preserve">algorithms </w:delText>
            </w:r>
          </w:del>
          <w:r w:rsidR="00A669EB">
            <w:t>to predict</w:t>
          </w:r>
          <w:r w:rsidR="00D750D6" w:rsidRPr="00840BA4">
            <w:t xml:space="preserve"> various events may suggest to clients that similar methods may be employed to </w:t>
          </w:r>
          <w:r w:rsidR="00D750D6">
            <w:t xml:space="preserve">reasonably predict potential </w:t>
          </w:r>
          <w:r w:rsidR="00A669EB">
            <w:t xml:space="preserve">legal </w:t>
          </w:r>
          <w:r w:rsidR="00D750D6">
            <w:t xml:space="preserve">disputes and </w:t>
          </w:r>
          <w:r w:rsidR="00D750D6" w:rsidRPr="00840BA4">
            <w:t xml:space="preserve">the timing and terms of </w:t>
          </w:r>
          <w:r w:rsidR="00D750D6">
            <w:t>resolutions</w:t>
          </w:r>
          <w:r w:rsidR="00D750D6" w:rsidRPr="00840BA4">
            <w:t xml:space="preserve">. Similarly, </w:t>
          </w:r>
          <w:ins w:id="1124" w:author="Damien Riehl" w:date="2024-03-10T17:04:00Z">
            <w:r w:rsidR="00E80D99">
              <w:t xml:space="preserve">just as </w:t>
            </w:r>
          </w:ins>
          <w:del w:id="1125" w:author="Damien Riehl" w:date="2024-03-10T17:04:00Z">
            <w:r w:rsidR="00D750D6" w:rsidRPr="00840BA4" w:rsidDel="00E80D99">
              <w:delText xml:space="preserve">the success that </w:delText>
            </w:r>
          </w:del>
          <w:r w:rsidR="00D750D6">
            <w:t xml:space="preserve">social media research has </w:t>
          </w:r>
          <w:ins w:id="1126" w:author="Damien Riehl" w:date="2024-03-10T17:04:00Z">
            <w:r w:rsidR="00E80D99">
              <w:t xml:space="preserve">successfully identified and targeted people </w:t>
            </w:r>
          </w:ins>
          <w:del w:id="1127" w:author="Damien Riehl" w:date="2024-03-10T17:04:00Z">
            <w:r w:rsidR="00D750D6" w:rsidDel="00E80D99">
              <w:delText>in</w:delText>
            </w:r>
            <w:r w:rsidR="00D750D6" w:rsidRPr="00840BA4" w:rsidDel="00E80D99">
              <w:delText xml:space="preserve"> identifying and targeting groups of individuals </w:delText>
            </w:r>
          </w:del>
          <w:r w:rsidR="00D750D6" w:rsidRPr="00840BA4">
            <w:t>who are likely to buy products or vote for certain candidates</w:t>
          </w:r>
          <w:ins w:id="1128" w:author="Damien Riehl" w:date="2024-03-10T17:04:00Z">
            <w:r w:rsidR="00E80D99">
              <w:t>, similar software</w:t>
            </w:r>
          </w:ins>
          <w:r w:rsidR="00D750D6" w:rsidRPr="00840BA4">
            <w:t xml:space="preserve"> </w:t>
          </w:r>
          <w:ins w:id="1129" w:author="Roger Haydock" w:date="2024-03-12T13:37:00Z">
            <w:r>
              <w:t>focuses</w:t>
            </w:r>
          </w:ins>
          <w:ins w:id="1130" w:author="Damien Riehl" w:date="2024-03-10T17:05:00Z">
            <w:del w:id="1131" w:author="Roger Haydock" w:date="2024-03-12T13:37:00Z">
              <w:r w:rsidR="00E80D99" w:rsidDel="00EB63E9">
                <w:delText>focuses</w:delText>
              </w:r>
            </w:del>
            <w:r w:rsidR="00E80D99">
              <w:t xml:space="preserve"> </w:t>
            </w:r>
          </w:ins>
          <w:del w:id="1132" w:author="Damien Riehl" w:date="2024-03-10T17:05:00Z">
            <w:r w:rsidR="00D750D6" w:rsidRPr="00840BA4" w:rsidDel="00E80D99">
              <w:delText>may be able to focu</w:delText>
            </w:r>
            <w:r w:rsidR="00A669EB" w:rsidDel="00E80D99">
              <w:delText>s</w:delText>
            </w:r>
            <w:r w:rsidR="00D750D6" w:rsidRPr="00840BA4" w:rsidDel="00E80D99">
              <w:delText xml:space="preserve"> </w:delText>
            </w:r>
          </w:del>
          <w:r w:rsidR="00D750D6" w:rsidRPr="00840BA4">
            <w:t>on decision makers</w:t>
          </w:r>
          <w:r w:rsidR="00A669EB">
            <w:t>.</w:t>
          </w:r>
          <w:r w:rsidR="00E770AA">
            <w:t xml:space="preserve"> </w:t>
          </w:r>
        </w:p>
        <w:p w14:paraId="6E16A8CF" w14:textId="39B4FF16" w:rsidR="00D750D6" w:rsidRDefault="00E80D99" w:rsidP="00EB63E9">
          <w:pPr>
            <w:pStyle w:val="TextParagraph"/>
          </w:pPr>
          <w:ins w:id="1133" w:author="Damien Riehl" w:date="2024-03-10T17:05:00Z">
            <w:r>
              <w:t xml:space="preserve">As </w:t>
            </w:r>
          </w:ins>
          <w:del w:id="1134" w:author="Damien Riehl" w:date="2024-03-10T17:05:00Z">
            <w:r w:rsidR="00D750D6" w:rsidRPr="00840BA4" w:rsidDel="00E80D99">
              <w:delText xml:space="preserve">Maybe, if </w:delText>
            </w:r>
          </w:del>
          <w:r w:rsidR="00D750D6">
            <w:t>advocates</w:t>
          </w:r>
          <w:r w:rsidR="00D750D6" w:rsidRPr="00840BA4">
            <w:t xml:space="preserve"> kn</w:t>
          </w:r>
          <w:ins w:id="1135" w:author="Roger Haydock" w:date="2024-03-12T13:36:00Z">
            <w:r w:rsidR="00EB63E9">
              <w:t>o</w:t>
            </w:r>
          </w:ins>
          <w:del w:id="1136" w:author="Roger Haydock" w:date="2024-03-12T13:36:00Z">
            <w:r w:rsidR="00D750D6" w:rsidRPr="00840BA4" w:rsidDel="00EB63E9">
              <w:delText>e</w:delText>
            </w:r>
          </w:del>
          <w:r w:rsidR="00D750D6" w:rsidRPr="00840BA4">
            <w:t xml:space="preserve">w </w:t>
          </w:r>
          <w:r w:rsidR="00A669EB">
            <w:t>more about judges, arbitrators, ALJs, or jurors,</w:t>
          </w:r>
          <w:r w:rsidR="00D750D6" w:rsidRPr="00840BA4">
            <w:t xml:space="preserve"> </w:t>
          </w:r>
          <w:r w:rsidR="00D750D6">
            <w:t>they</w:t>
          </w:r>
          <w:r w:rsidR="00D750D6" w:rsidRPr="00840BA4">
            <w:t xml:space="preserve"> </w:t>
          </w:r>
          <w:ins w:id="1137" w:author="Damien Riehl" w:date="2024-03-10T17:05:00Z">
            <w:r>
              <w:t xml:space="preserve">can </w:t>
            </w:r>
          </w:ins>
          <w:del w:id="1138" w:author="Damien Riehl" w:date="2024-03-10T17:05:00Z">
            <w:r w:rsidR="00D750D6" w:rsidRPr="00840BA4" w:rsidDel="00E80D99">
              <w:delText>c</w:delText>
            </w:r>
            <w:r w:rsidR="00D750D6" w:rsidDel="00E80D99">
              <w:delText>ould</w:delText>
            </w:r>
            <w:r w:rsidR="00D750D6" w:rsidRPr="00840BA4" w:rsidDel="00E80D99">
              <w:delText xml:space="preserve"> </w:delText>
            </w:r>
          </w:del>
          <w:r w:rsidR="00D750D6" w:rsidRPr="00840BA4">
            <w:t xml:space="preserve">more accurately </w:t>
          </w:r>
          <w:ins w:id="1139" w:author="Damien Riehl" w:date="2024-03-10T17:05:00Z">
            <w:r>
              <w:t xml:space="preserve">assess the likelihood of decisions favoring </w:t>
            </w:r>
          </w:ins>
          <w:del w:id="1140" w:author="Damien Riehl" w:date="2024-03-10T17:05:00Z">
            <w:r w:rsidR="00D750D6" w:rsidRPr="00840BA4" w:rsidDel="00E80D99">
              <w:delText xml:space="preserve">predict what they will decide, in favor of </w:delText>
            </w:r>
          </w:del>
          <w:r w:rsidR="00D750D6" w:rsidRPr="00840BA4">
            <w:t>one party over another.</w:t>
          </w:r>
          <w:ins w:id="1141" w:author="Roger Haydock" w:date="2023-10-11T09:26:00Z">
            <w:r w:rsidR="00060CDD">
              <w:t xml:space="preserve"> These </w:t>
            </w:r>
          </w:ins>
          <w:ins w:id="1142" w:author="Roger Haydock" w:date="2023-10-11T09:27:00Z">
            <w:r w:rsidR="00060CDD">
              <w:t>inquir</w:t>
            </w:r>
          </w:ins>
          <w:ins w:id="1143" w:author="Damien Riehl" w:date="2024-03-10T17:06:00Z">
            <w:r>
              <w:t>i</w:t>
            </w:r>
          </w:ins>
          <w:ins w:id="1144" w:author="Roger Haydock" w:date="2023-10-11T09:27:00Z">
            <w:r w:rsidR="00060CDD">
              <w:t>es</w:t>
            </w:r>
          </w:ins>
          <w:ins w:id="1145" w:author="Roger Haydock" w:date="2023-10-11T09:26:00Z">
            <w:r w:rsidR="00060CDD">
              <w:t xml:space="preserve"> </w:t>
            </w:r>
          </w:ins>
          <w:ins w:id="1146" w:author="Damien Riehl" w:date="2024-03-10T17:06:00Z">
            <w:r>
              <w:t xml:space="preserve">must </w:t>
            </w:r>
          </w:ins>
          <w:ins w:id="1147" w:author="Roger Haydock" w:date="2023-10-11T09:26:00Z">
            <w:del w:id="1148" w:author="Damien Riehl" w:date="2024-03-10T17:06:00Z">
              <w:r w:rsidR="00060CDD" w:rsidDel="00E80D99">
                <w:delText xml:space="preserve">need to </w:delText>
              </w:r>
            </w:del>
            <w:r w:rsidR="00060CDD">
              <w:t>be reasonable and appropriate, without interfering with</w:t>
            </w:r>
          </w:ins>
          <w:ins w:id="1149" w:author="Roger Haydock" w:date="2023-10-11T09:27:00Z">
            <w:r w:rsidR="00060CDD">
              <w:t xml:space="preserve"> independent legal results. </w:t>
            </w:r>
          </w:ins>
          <w:ins w:id="1150" w:author="Damien Riehl" w:date="2024-03-10T17:06:00Z">
            <w:del w:id="1151" w:author="Roger Haydock" w:date="2024-06-17T22:18:00Z">
              <w:r w:rsidDel="00042BC8">
                <w:delText>But</w:delText>
              </w:r>
            </w:del>
            <w:r>
              <w:t xml:space="preserve"> </w:t>
            </w:r>
          </w:ins>
          <w:ins w:id="1152" w:author="Roger Haydock" w:date="2024-06-17T22:18:00Z">
            <w:r w:rsidR="00042BC8">
              <w:t>L</w:t>
            </w:r>
          </w:ins>
          <w:ins w:id="1153" w:author="Damien Riehl" w:date="2024-03-10T17:06:00Z">
            <w:del w:id="1154" w:author="Roger Haydock" w:date="2024-06-17T22:18:00Z">
              <w:r w:rsidDel="00042BC8">
                <w:delText>l</w:delText>
              </w:r>
            </w:del>
            <w:r>
              <w:t>itigati</w:t>
            </w:r>
          </w:ins>
          <w:ins w:id="1155" w:author="Damien Riehl" w:date="2024-03-10T17:07:00Z">
            <w:r>
              <w:t xml:space="preserve">on-analytics software </w:t>
            </w:r>
          </w:ins>
          <w:ins w:id="1156" w:author="Damien Riehl" w:date="2024-03-10T17:06:00Z">
            <w:r>
              <w:t xml:space="preserve">has existed for years, so the genie is already </w:t>
            </w:r>
          </w:ins>
          <w:ins w:id="1157" w:author="Damien Riehl" w:date="2024-03-10T17:07:00Z">
            <w:r>
              <w:t xml:space="preserve">far </w:t>
            </w:r>
          </w:ins>
          <w:ins w:id="1158" w:author="Damien Riehl" w:date="2024-03-10T17:06:00Z">
            <w:r>
              <w:t>out of the bottle.</w:t>
            </w:r>
          </w:ins>
        </w:p>
        <w:p w14:paraId="49220BDA" w14:textId="2F9C9086" w:rsidR="00347B7C" w:rsidRDefault="00D750D6" w:rsidP="00A53B1C">
          <w:pPr>
            <w:pStyle w:val="TextParagraph"/>
          </w:pPr>
          <w:r>
            <w:t xml:space="preserve">These approaches raise transparency and privacy issues that may postpone </w:t>
          </w:r>
          <w:r w:rsidR="005C2568">
            <w:t xml:space="preserve">or restrict </w:t>
          </w:r>
          <w:r>
            <w:t xml:space="preserve">some developments. How transparent do we want our justice system to be? How scrutinized do we want decision makers to be? Do we want to embark on invasive inquiries? Much of what occurs presently protects the privacy of individuals through protective orders and settlement deals. Many confidential decisions are made in civil and criminal cases. How much </w:t>
          </w:r>
          <w:ins w:id="1159" w:author="Roger Haydock" w:date="2023-10-11T09:29:00Z">
            <w:r w:rsidR="00060CDD">
              <w:t xml:space="preserve">openness </w:t>
            </w:r>
          </w:ins>
          <w:r>
            <w:t>will the public demand</w:t>
          </w:r>
          <w:ins w:id="1160" w:author="Roger Haydock" w:date="2023-10-11T09:29:00Z">
            <w:r w:rsidR="00060CDD">
              <w:t>?</w:t>
            </w:r>
          </w:ins>
          <w:del w:id="1161" w:author="Roger Haydock" w:date="2023-10-11T09:29:00Z">
            <w:r w:rsidDel="00060CDD">
              <w:delText xml:space="preserve"> and</w:delText>
            </w:r>
          </w:del>
          <w:r>
            <w:t xml:space="preserve"> </w:t>
          </w:r>
          <w:ins w:id="1162" w:author="Roger Haydock" w:date="2023-10-11T09:29:00Z">
            <w:r w:rsidR="00060CDD">
              <w:t>How</w:t>
            </w:r>
          </w:ins>
          <w:ins w:id="1163" w:author="Roger Haydock" w:date="2023-10-11T09:30:00Z">
            <w:r w:rsidR="00060CDD">
              <w:t xml:space="preserve"> much</w:t>
            </w:r>
          </w:ins>
          <w:ins w:id="1164" w:author="Roger Haydock" w:date="2023-10-11T09:29:00Z">
            <w:r w:rsidR="00060CDD">
              <w:t xml:space="preserve"> </w:t>
            </w:r>
          </w:ins>
          <w:ins w:id="1165" w:author="Roger Haydock" w:date="2023-10-11T09:30:00Z">
            <w:r w:rsidR="00060CDD">
              <w:t xml:space="preserve">intrusiveness will decision makers tolerate? </w:t>
            </w:r>
          </w:ins>
          <w:ins w:id="1166" w:author="Damien Riehl" w:date="2024-03-10T17:07:00Z">
            <w:r w:rsidR="00E80D99">
              <w:t xml:space="preserve">Is analyzing public court information even “intrusive”? </w:t>
            </w:r>
          </w:ins>
          <w:ins w:id="1167" w:author="Roger Haydock" w:date="2023-10-11T09:29:00Z">
            <w:r w:rsidR="00060CDD">
              <w:t>H</w:t>
            </w:r>
          </w:ins>
          <w:del w:id="1168" w:author="Roger Haydock" w:date="2023-10-11T09:29:00Z">
            <w:r w:rsidDel="00060CDD">
              <w:delText>h</w:delText>
            </w:r>
          </w:del>
          <w:r>
            <w:t>ow far will the</w:t>
          </w:r>
          <w:ins w:id="1169" w:author="Roger Haydock" w:date="2023-10-11T09:29:00Z">
            <w:r w:rsidR="00060CDD">
              <w:t xml:space="preserve"> community</w:t>
            </w:r>
          </w:ins>
          <w:del w:id="1170" w:author="Roger Haydock" w:date="2023-10-11T09:29:00Z">
            <w:r w:rsidDel="00060CDD">
              <w:delText>y</w:delText>
            </w:r>
          </w:del>
          <w:r>
            <w:t xml:space="preserve"> be willing to go in disrupting present systems and outcomes?</w:t>
          </w:r>
        </w:p>
        <w:p w14:paraId="1A442556" w14:textId="745DAF7C" w:rsidR="00D750D6" w:rsidRPr="006E5B3D" w:rsidRDefault="0004147C" w:rsidP="0004147C">
          <w:pPr>
            <w:pStyle w:val="Head2"/>
          </w:pPr>
          <w:bookmarkStart w:id="1171" w:name="_Toc26779227"/>
          <w:bookmarkStart w:id="1172" w:name="_Toc36111361"/>
          <w:r>
            <w:t>C.</w:t>
          </w:r>
          <w:r>
            <w:tab/>
          </w:r>
          <w:r w:rsidR="00D750D6">
            <w:t>Data Availability</w:t>
          </w:r>
          <w:bookmarkEnd w:id="1171"/>
          <w:bookmarkEnd w:id="1172"/>
        </w:p>
        <w:p w14:paraId="50C1EDC5" w14:textId="6EA06BD0" w:rsidR="00347B7C" w:rsidRDefault="00D750D6" w:rsidP="0004147C">
          <w:pPr>
            <w:pStyle w:val="TextParagraph"/>
          </w:pPr>
          <w:r w:rsidRPr="0004147C">
            <w:t xml:space="preserve">The availability of more accessible and affordable data will provide advocates and clients with </w:t>
          </w:r>
          <w:r w:rsidR="00A669EB">
            <w:t>valuable</w:t>
          </w:r>
          <w:r w:rsidRPr="0004147C">
            <w:t xml:space="preserve"> sources of information. </w:t>
          </w:r>
          <w:ins w:id="1173" w:author="Roger Haydock" w:date="2023-10-11T09:31:00Z">
            <w:r w:rsidR="00060CDD">
              <w:t>As described previously, d</w:t>
            </w:r>
          </w:ins>
          <w:del w:id="1174" w:author="Roger Haydock" w:date="2023-10-11T09:31:00Z">
            <w:r w:rsidRPr="0004147C" w:rsidDel="00060CDD">
              <w:delText>D</w:delText>
            </w:r>
          </w:del>
          <w:r w:rsidRPr="0004147C">
            <w:t>ata-driven methods have achieved successes in other professions, including the financial, commercial, and sporting worlds. The legal world may focus on developing data-driven information regarding dispute incidents, case types, tribunal</w:t>
          </w:r>
          <w:r w:rsidR="005C2568">
            <w:t xml:space="preserve"> results</w:t>
          </w:r>
          <w:r w:rsidRPr="0004147C">
            <w:t xml:space="preserve">, and </w:t>
          </w:r>
          <w:r w:rsidR="00A669EB">
            <w:t xml:space="preserve">advocacy </w:t>
          </w:r>
          <w:r w:rsidRPr="0004147C">
            <w:t xml:space="preserve">outcomes to better manage client expectations and case strategies. These efforts can produce </w:t>
          </w:r>
          <w:r w:rsidR="00A669EB">
            <w:t>useful</w:t>
          </w:r>
          <w:r w:rsidRPr="0004147C">
            <w:t xml:space="preserve"> </w:t>
          </w:r>
          <w:r w:rsidR="005C2568">
            <w:t>case</w:t>
          </w:r>
          <w:r w:rsidR="005C2568" w:rsidRPr="0004147C">
            <w:t xml:space="preserve"> </w:t>
          </w:r>
          <w:r w:rsidRPr="0004147C">
            <w:t>analytics, more informed decisions, comprehensive discovery, insights on experts, and access to model documents.</w:t>
          </w:r>
        </w:p>
        <w:p w14:paraId="60F973B0" w14:textId="77777777" w:rsidR="00E80D99" w:rsidRDefault="00D750D6" w:rsidP="0004147C">
          <w:pPr>
            <w:pStyle w:val="TextParagraph"/>
            <w:rPr>
              <w:ins w:id="1175" w:author="Damien Riehl" w:date="2024-03-10T17:10:00Z"/>
            </w:rPr>
          </w:pPr>
          <w:r w:rsidRPr="0004147C">
            <w:t xml:space="preserve">Quantitative processing, in addition to traditional qualitative assessments, can provide advocates with actionable knowledge based on reliable data. This information can provide law firms and in-house counsel with innovative and successful approaches to case forecasting, resource </w:t>
          </w:r>
          <w:r w:rsidRPr="0004147C">
            <w:lastRenderedPageBreak/>
            <w:t xml:space="preserve">management, benchmarking, procedural improvements, accurate billing, and financial operations. </w:t>
          </w:r>
          <w:ins w:id="1176" w:author="Damien Riehl" w:date="2024-03-10T17:08:00Z">
            <w:r w:rsidR="00E80D99">
              <w:t xml:space="preserve">Better </w:t>
            </w:r>
          </w:ins>
          <w:del w:id="1177" w:author="Damien Riehl" w:date="2024-03-10T17:08:00Z">
            <w:r w:rsidRPr="0004147C" w:rsidDel="00E80D99">
              <w:delText xml:space="preserve">The </w:delText>
            </w:r>
          </w:del>
          <w:r w:rsidRPr="0004147C">
            <w:t>access to law</w:t>
          </w:r>
          <w:ins w:id="1178" w:author="Damien Riehl" w:date="2024-03-10T17:08:00Z">
            <w:r w:rsidR="00E80D99">
              <w:t>-</w:t>
            </w:r>
          </w:ins>
          <w:del w:id="1179" w:author="Damien Riehl" w:date="2024-03-10T17:08:00Z">
            <w:r w:rsidRPr="0004147C" w:rsidDel="00E80D99">
              <w:delText xml:space="preserve"> </w:delText>
            </w:r>
          </w:del>
          <w:r w:rsidRPr="0004147C">
            <w:t xml:space="preserve">related information </w:t>
          </w:r>
          <w:ins w:id="1180" w:author="Damien Riehl" w:date="2024-03-10T17:08:00Z">
            <w:r w:rsidR="00E80D99">
              <w:t xml:space="preserve">can </w:t>
            </w:r>
          </w:ins>
          <w:del w:id="1181" w:author="Damien Riehl" w:date="2024-03-10T17:08:00Z">
            <w:r w:rsidRPr="0004147C" w:rsidDel="00E80D99">
              <w:delText xml:space="preserve">will </w:delText>
            </w:r>
          </w:del>
          <w:r w:rsidRPr="0004147C">
            <w:t>make legal quantitative predictions more available and common.</w:t>
          </w:r>
          <w:ins w:id="1182" w:author="Damien Riehl" w:date="2024-03-10T17:08:00Z">
            <w:r w:rsidR="00E80D99">
              <w:t xml:space="preserve"> </w:t>
            </w:r>
          </w:ins>
        </w:p>
        <w:p w14:paraId="3B320EF5" w14:textId="49B33BC2" w:rsidR="004531AA" w:rsidRDefault="00E80D99" w:rsidP="0004147C">
          <w:pPr>
            <w:pStyle w:val="TextParagraph"/>
            <w:rPr>
              <w:ins w:id="1183" w:author="Roger Haydock" w:date="2024-03-12T13:38:00Z"/>
            </w:rPr>
          </w:pPr>
          <w:ins w:id="1184" w:author="Damien Riehl" w:date="2024-03-10T17:14:00Z">
            <w:r>
              <w:t xml:space="preserve">Court data is notoriously hard to access, but there is some reason for optimism.  </w:t>
            </w:r>
          </w:ins>
          <w:ins w:id="1185" w:author="Damien Riehl" w:date="2024-03-10T17:08:00Z">
            <w:r>
              <w:t xml:space="preserve">For example, Harvard has scanned </w:t>
            </w:r>
          </w:ins>
          <w:ins w:id="1186" w:author="Damien Riehl" w:date="2024-03-10T17:10:00Z">
            <w:r>
              <w:t xml:space="preserve">and open-sourced </w:t>
            </w:r>
          </w:ins>
          <w:ins w:id="1187" w:author="Damien Riehl" w:date="2024-03-10T17:09:00Z">
            <w:r w:rsidRPr="00E80D99">
              <w:t xml:space="preserve">6.5 million </w:t>
            </w:r>
            <w:r>
              <w:t xml:space="preserve">judicial </w:t>
            </w:r>
            <w:r w:rsidRPr="00E80D99">
              <w:t>decisions</w:t>
            </w:r>
            <w:r>
              <w:t xml:space="preserve"> for its Caselaw Access Project, representing 360 years of U.S. legal history. </w:t>
            </w:r>
          </w:ins>
          <w:ins w:id="1188" w:author="Damien Riehl" w:date="2024-03-10T17:10:00Z">
            <w:r>
              <w:t>So that foundation of United States law is</w:t>
            </w:r>
            <w:del w:id="1189" w:author="Roger Haydock" w:date="2024-06-26T15:48:00Z">
              <w:r w:rsidDel="003530D2">
                <w:delText xml:space="preserve"> now</w:delText>
              </w:r>
            </w:del>
            <w:r>
              <w:t xml:space="preserve"> available for any software to utilize, espec</w:t>
            </w:r>
          </w:ins>
          <w:ins w:id="1190" w:author="Damien Riehl" w:date="2024-03-10T17:11:00Z">
            <w:r>
              <w:t xml:space="preserve">ially with </w:t>
            </w:r>
            <w:del w:id="1191" w:author="Roger Haydock" w:date="2024-06-17T22:20:00Z">
              <w:r w:rsidDel="00042BC8">
                <w:delText xml:space="preserve">GenAI such as </w:delText>
              </w:r>
            </w:del>
            <w:r>
              <w:t>LLMs</w:t>
            </w:r>
          </w:ins>
          <w:ins w:id="1192" w:author="Damien Riehl" w:date="2024-03-10T17:15:00Z">
            <w:r>
              <w:t>, for free</w:t>
            </w:r>
          </w:ins>
          <w:ins w:id="1193" w:author="Damien Riehl" w:date="2024-03-10T17:11:00Z">
            <w:r>
              <w:t xml:space="preserve">. </w:t>
            </w:r>
          </w:ins>
        </w:p>
        <w:p w14:paraId="2C976B48" w14:textId="42A13EB9" w:rsidR="00347B7C" w:rsidRDefault="004531AA" w:rsidP="0004147C">
          <w:pPr>
            <w:pStyle w:val="TextParagraph"/>
          </w:pPr>
          <w:ins w:id="1194" w:author="Roger Haydock" w:date="2024-03-12T13:38:00Z">
            <w:r>
              <w:t>In</w:t>
            </w:r>
          </w:ins>
          <w:ins w:id="1195" w:author="Damien Riehl" w:date="2024-03-10T17:11:00Z">
            <w:del w:id="1196" w:author="Roger Haydock" w:date="2024-03-12T13:38:00Z">
              <w:r w:rsidR="00E80D99" w:rsidDel="004531AA">
                <w:delText>But in</w:delText>
              </w:r>
            </w:del>
            <w:r w:rsidR="00E80D99">
              <w:t xml:space="preserve"> contrast, downloading the documents in the U.S. Federal Courts’ case management software, PACER, would co</w:t>
            </w:r>
            <w:del w:id="1197" w:author="Roger Haydock" w:date="2024-03-12T13:38:00Z">
              <w:r w:rsidR="00E80D99" w:rsidDel="004531AA">
                <w:delText>a</w:delText>
              </w:r>
            </w:del>
            <w:r w:rsidR="00E80D99">
              <w:t xml:space="preserve">st about $2 billion. </w:t>
            </w:r>
          </w:ins>
          <w:ins w:id="1198" w:author="Damien Riehl" w:date="2024-03-10T17:13:00Z">
            <w:r w:rsidR="00E80D99">
              <w:t xml:space="preserve">The law </w:t>
            </w:r>
          </w:ins>
          <w:ins w:id="1199" w:author="Damien Riehl" w:date="2024-03-10T17:14:00Z">
            <w:r w:rsidR="00E80D99">
              <w:t xml:space="preserve">that </w:t>
            </w:r>
          </w:ins>
          <w:ins w:id="1200" w:author="Damien Riehl" w:date="2024-03-10T17:13:00Z">
            <w:r w:rsidR="00E80D99">
              <w:t xml:space="preserve">binds us all </w:t>
            </w:r>
          </w:ins>
          <w:ins w:id="1201" w:author="Roger Haydock" w:date="2024-03-12T13:44:00Z">
            <w:r>
              <w:t>appears</w:t>
            </w:r>
          </w:ins>
          <w:ins w:id="1202" w:author="Damien Riehl" w:date="2024-03-10T17:13:00Z">
            <w:del w:id="1203" w:author="Roger Haydock" w:date="2024-03-12T13:44:00Z">
              <w:r w:rsidR="00E80D99" w:rsidDel="004531AA">
                <w:delText>is</w:delText>
              </w:r>
            </w:del>
            <w:r w:rsidR="00E80D99">
              <w:t xml:space="preserve"> behind a</w:t>
            </w:r>
          </w:ins>
          <w:ins w:id="1204" w:author="Roger Haydock" w:date="2024-03-12T13:43:00Z">
            <w:r>
              <w:t xml:space="preserve"> colos</w:t>
            </w:r>
          </w:ins>
          <w:ins w:id="1205" w:author="Roger Haydock" w:date="2024-03-12T13:44:00Z">
            <w:r>
              <w:t>s</w:t>
            </w:r>
          </w:ins>
          <w:ins w:id="1206" w:author="Roger Haydock" w:date="2024-03-12T13:43:00Z">
            <w:r>
              <w:t>al</w:t>
            </w:r>
          </w:ins>
          <w:ins w:id="1207" w:author="Damien Riehl" w:date="2024-03-10T17:13:00Z">
            <w:del w:id="1208" w:author="Roger Haydock" w:date="2024-03-12T13:43:00Z">
              <w:r w:rsidR="00E80D99" w:rsidDel="004531AA">
                <w:delText xml:space="preserve"> massive</w:delText>
              </w:r>
            </w:del>
          </w:ins>
          <w:ins w:id="1209" w:author="Roger Haydock" w:date="2024-03-12T13:43:00Z">
            <w:r>
              <w:t xml:space="preserve"> judicial</w:t>
            </w:r>
          </w:ins>
          <w:ins w:id="1210" w:author="Damien Riehl" w:date="2024-03-10T17:13:00Z">
            <w:del w:id="1211" w:author="Roger Haydock" w:date="2024-03-12T13:43:00Z">
              <w:r w:rsidR="00E80D99" w:rsidDel="004531AA">
                <w:delText xml:space="preserve">, </w:delText>
              </w:r>
            </w:del>
            <w:del w:id="1212" w:author="Roger Haydock" w:date="2024-03-12T13:42:00Z">
              <w:r w:rsidR="00E80D99" w:rsidDel="004531AA">
                <w:delText>court-created</w:delText>
              </w:r>
            </w:del>
            <w:r w:rsidR="00E80D99">
              <w:t xml:space="preserve"> paywall.</w:t>
            </w:r>
          </w:ins>
          <w:ins w:id="1213" w:author="Damien Riehl" w:date="2024-03-10T17:11:00Z">
            <w:r w:rsidR="00E80D99">
              <w:t xml:space="preserve"> Given that massive cost, </w:t>
            </w:r>
          </w:ins>
          <w:ins w:id="1214" w:author="Damien Riehl" w:date="2024-03-10T17:12:00Z">
            <w:r w:rsidR="00E80D99">
              <w:t xml:space="preserve">determining analytics (e.g., odds in this court, for this claim, for this judge) </w:t>
            </w:r>
            <w:del w:id="1215" w:author="Roger Haydock" w:date="2024-06-26T15:49:00Z">
              <w:r w:rsidR="00E80D99" w:rsidDel="003530D2">
                <w:delText xml:space="preserve">is </w:delText>
              </w:r>
            </w:del>
          </w:ins>
          <w:ins w:id="1216" w:author="Roger Haydock" w:date="2024-06-26T15:49:00Z">
            <w:r w:rsidR="003530D2">
              <w:t>may be</w:t>
            </w:r>
          </w:ins>
          <w:ins w:id="1217" w:author="Roger Haydock" w:date="2024-03-12T13:39:00Z">
            <w:r>
              <w:t xml:space="preserve"> </w:t>
            </w:r>
          </w:ins>
          <w:ins w:id="1218" w:author="Damien Riehl" w:date="2024-03-10T17:12:00Z">
            <w:r w:rsidR="00E80D99">
              <w:t xml:space="preserve">prohibitively expensive. </w:t>
            </w:r>
            <w:del w:id="1219" w:author="Roger Haydock" w:date="2024-03-12T13:40:00Z">
              <w:r w:rsidR="00E80D99" w:rsidDel="004531AA">
                <w:delText>Query whether</w:delText>
              </w:r>
            </w:del>
          </w:ins>
          <w:ins w:id="1220" w:author="Roger Haydock" w:date="2024-03-12T13:40:00Z">
            <w:r>
              <w:t>Should</w:t>
            </w:r>
          </w:ins>
          <w:ins w:id="1221" w:author="Damien Riehl" w:date="2024-03-10T17:12:00Z">
            <w:r w:rsidR="00E80D99">
              <w:t xml:space="preserve"> th</w:t>
            </w:r>
          </w:ins>
          <w:ins w:id="1222" w:author="Roger Haydock" w:date="2024-03-12T13:41:00Z">
            <w:r>
              <w:t>is</w:t>
            </w:r>
          </w:ins>
          <w:ins w:id="1223" w:author="Damien Riehl" w:date="2024-03-10T17:12:00Z">
            <w:del w:id="1224" w:author="Roger Haydock" w:date="2024-03-12T13:41:00Z">
              <w:r w:rsidR="00E80D99" w:rsidDel="004531AA">
                <w:delText>e</w:delText>
              </w:r>
            </w:del>
            <w:r w:rsidR="00E80D99">
              <w:t xml:space="preserve"> </w:t>
            </w:r>
          </w:ins>
          <w:ins w:id="1225" w:author="Roger Haydock" w:date="2024-03-12T13:41:00Z">
            <w:r>
              <w:t>communal</w:t>
            </w:r>
          </w:ins>
          <w:ins w:id="1226" w:author="Damien Riehl" w:date="2024-03-10T17:12:00Z">
            <w:del w:id="1227" w:author="Roger Haydock" w:date="2024-03-12T13:41:00Z">
              <w:r w:rsidR="00E80D99" w:rsidDel="004531AA">
                <w:delText>public</w:delText>
              </w:r>
            </w:del>
            <w:r w:rsidR="00E80D99">
              <w:t xml:space="preserve"> law that </w:t>
            </w:r>
          </w:ins>
          <w:ins w:id="1228" w:author="Roger Haydock" w:date="2024-03-12T13:45:00Z">
            <w:r>
              <w:t>governs</w:t>
            </w:r>
          </w:ins>
          <w:ins w:id="1229" w:author="Damien Riehl" w:date="2024-03-10T17:12:00Z">
            <w:del w:id="1230" w:author="Roger Haydock" w:date="2024-03-12T13:45:00Z">
              <w:r w:rsidR="00E80D99" w:rsidDel="004531AA">
                <w:delText>binds</w:delText>
              </w:r>
            </w:del>
            <w:r w:rsidR="00E80D99">
              <w:t xml:space="preserve"> us</w:t>
            </w:r>
            <w:del w:id="1231" w:author="Roger Haydock" w:date="2024-03-12T13:40:00Z">
              <w:r w:rsidR="00E80D99" w:rsidDel="004531AA">
                <w:delText xml:space="preserve"> should truly</w:delText>
              </w:r>
            </w:del>
            <w:r w:rsidR="00E80D99">
              <w:t xml:space="preserve"> be </w:t>
            </w:r>
          </w:ins>
          <w:ins w:id="1232" w:author="Roger Haydock" w:date="2024-03-12T13:40:00Z">
            <w:r>
              <w:t xml:space="preserve">truly </w:t>
            </w:r>
          </w:ins>
          <w:ins w:id="1233" w:author="Damien Riehl" w:date="2024-03-10T17:12:00Z">
            <w:r w:rsidR="00E80D99">
              <w:t>“public”—as in “free</w:t>
            </w:r>
            <w:del w:id="1234" w:author="Roger Haydock" w:date="2024-03-12T13:41:00Z">
              <w:r w:rsidR="00E80D99" w:rsidDel="004531AA">
                <w:delText>.</w:delText>
              </w:r>
            </w:del>
            <w:r w:rsidR="00E80D99">
              <w:t>”</w:t>
            </w:r>
          </w:ins>
          <w:ins w:id="1235" w:author="Roger Haydock" w:date="2024-03-12T13:41:00Z">
            <w:r>
              <w:t>?</w:t>
            </w:r>
          </w:ins>
          <w:ins w:id="1236" w:author="Damien Riehl" w:date="2024-03-10T17:12:00Z">
            <w:r w:rsidR="00E80D99">
              <w:t xml:space="preserve"> How much </w:t>
            </w:r>
          </w:ins>
          <w:ins w:id="1237" w:author="Damien Riehl" w:date="2024-03-10T17:13:00Z">
            <w:r w:rsidR="00E80D99">
              <w:t xml:space="preserve">innovation </w:t>
            </w:r>
          </w:ins>
          <w:ins w:id="1238" w:author="Roger Haydock" w:date="2024-03-12T13:45:00Z">
            <w:r>
              <w:t xml:space="preserve">and transparency </w:t>
            </w:r>
          </w:ins>
          <w:ins w:id="1239" w:author="Damien Riehl" w:date="2024-03-10T17:13:00Z">
            <w:r w:rsidR="00E80D99">
              <w:t>could that spur?</w:t>
            </w:r>
          </w:ins>
          <w:ins w:id="1240" w:author="Damien Riehl" w:date="2024-03-10T17:12:00Z">
            <w:r w:rsidR="00E80D99">
              <w:t xml:space="preserve"> </w:t>
            </w:r>
          </w:ins>
        </w:p>
        <w:p w14:paraId="318E5D61" w14:textId="7E8DDF7D" w:rsidR="00D750D6" w:rsidRDefault="00D750D6" w:rsidP="0004147C">
          <w:pPr>
            <w:pStyle w:val="TextParagraph"/>
          </w:pPr>
          <w:r w:rsidRPr="00840BA4">
            <w:t xml:space="preserve">Technological </w:t>
          </w:r>
          <w:r>
            <w:t>re</w:t>
          </w:r>
          <w:r w:rsidRPr="00840BA4">
            <w:t xml:space="preserve">sources have changed the way investigations and fact finding are presently conducted. Internet </w:t>
          </w:r>
          <w:ins w:id="1241" w:author="Roger Haydock" w:date="2023-10-11T09:32:00Z">
            <w:r w:rsidR="00060CDD">
              <w:t xml:space="preserve">and </w:t>
            </w:r>
          </w:ins>
          <w:ins w:id="1242" w:author="Damien Riehl" w:date="2024-03-10T17:15:00Z">
            <w:r w:rsidR="00E80D99">
              <w:t>Gen</w:t>
            </w:r>
          </w:ins>
          <w:ins w:id="1243" w:author="Roger Haydock" w:date="2023-10-11T09:32:00Z">
            <w:r w:rsidR="00060CDD">
              <w:t xml:space="preserve">AI </w:t>
            </w:r>
          </w:ins>
          <w:r w:rsidRPr="00840BA4">
            <w:t xml:space="preserve">searches can provide </w:t>
          </w:r>
          <w:r w:rsidR="00A669EB">
            <w:t>substantial</w:t>
          </w:r>
          <w:r w:rsidRPr="00840BA4">
            <w:t xml:space="preserve"> information that was not readily obtainable some time ago. Further </w:t>
          </w:r>
          <w:r>
            <w:t xml:space="preserve">tech </w:t>
          </w:r>
          <w:r w:rsidRPr="00840BA4">
            <w:t xml:space="preserve">developments may make it possible to discover even more </w:t>
          </w:r>
          <w:r>
            <w:t>accessible</w:t>
          </w:r>
          <w:r w:rsidR="00347B7C">
            <w:t xml:space="preserve"> </w:t>
          </w:r>
          <w:r w:rsidRPr="00840BA4">
            <w:t>information to support or defend cases.</w:t>
          </w:r>
          <w:r>
            <w:t xml:space="preserve"> Again, privacy and confidentiality issues </w:t>
          </w:r>
          <w:ins w:id="1244" w:author="Damien Riehl" w:date="2024-03-10T17:15:00Z">
            <w:r w:rsidR="00E80D99">
              <w:t xml:space="preserve">might </w:t>
            </w:r>
          </w:ins>
          <w:del w:id="1245" w:author="Damien Riehl" w:date="2024-03-10T17:15:00Z">
            <w:r w:rsidDel="00E80D99">
              <w:delText xml:space="preserve">will </w:delText>
            </w:r>
          </w:del>
          <w:r>
            <w:t>balance the extent of these developments.</w:t>
          </w:r>
        </w:p>
        <w:p w14:paraId="6ADA104C" w14:textId="50CFB23B" w:rsidR="00D750D6" w:rsidRDefault="00D750D6" w:rsidP="0004147C">
          <w:pPr>
            <w:pStyle w:val="TextParagraph"/>
          </w:pPr>
          <w:r>
            <w:t xml:space="preserve">Lawyers, and consequently law students, </w:t>
          </w:r>
          <w:ins w:id="1246" w:author="Damien Riehl" w:date="2024-03-10T17:15:00Z">
            <w:r w:rsidR="00E80D99">
              <w:t xml:space="preserve">must </w:t>
            </w:r>
          </w:ins>
          <w:del w:id="1247" w:author="Damien Riehl" w:date="2024-03-10T17:15:00Z">
            <w:r w:rsidDel="00E80D99">
              <w:delText xml:space="preserve">need to </w:delText>
            </w:r>
          </w:del>
          <w:r>
            <w:t xml:space="preserve">become </w:t>
          </w:r>
          <w:ins w:id="1248" w:author="Damien Riehl" w:date="2024-03-10T17:15:00Z">
            <w:r w:rsidR="00E80D99">
              <w:t xml:space="preserve">more </w:t>
            </w:r>
          </w:ins>
          <w:r>
            <w:t xml:space="preserve">“data fluent.” That is, our profession </w:t>
          </w:r>
          <w:ins w:id="1249" w:author="Damien Riehl" w:date="2024-03-10T17:15:00Z">
            <w:r w:rsidR="00E80D99">
              <w:t xml:space="preserve">must </w:t>
            </w:r>
          </w:ins>
          <w:del w:id="1250" w:author="Damien Riehl" w:date="2024-03-10T17:15:00Z">
            <w:r w:rsidDel="00E80D99">
              <w:delText xml:space="preserve">has to </w:delText>
            </w:r>
          </w:del>
          <w:r>
            <w:t xml:space="preserve">become familiar with identifying data, locating it, gathering it, and analyzing it. It </w:t>
          </w:r>
          <w:r w:rsidR="00A669EB">
            <w:t>is</w:t>
          </w:r>
          <w:r>
            <w:t xml:space="preserve"> a</w:t>
          </w:r>
          <w:r w:rsidR="00A669EB">
            <w:t>n important re</w:t>
          </w:r>
          <w:r>
            <w:t xml:space="preserve">source and a </w:t>
          </w:r>
          <w:r w:rsidR="00A669EB">
            <w:t xml:space="preserve">legal </w:t>
          </w:r>
          <w:r>
            <w:t xml:space="preserve">skill that </w:t>
          </w:r>
          <w:r w:rsidR="00A669EB">
            <w:t xml:space="preserve">has </w:t>
          </w:r>
          <w:ins w:id="1251" w:author="Damien Riehl" w:date="2024-03-10T17:16:00Z">
            <w:r w:rsidR="00E80D99">
              <w:t xml:space="preserve">historically </w:t>
            </w:r>
          </w:ins>
          <w:r w:rsidR="00A669EB">
            <w:t xml:space="preserve">been untapped and undeveloped. </w:t>
          </w:r>
          <w:r>
            <w:t xml:space="preserve">It has become </w:t>
          </w:r>
          <w:r w:rsidR="00A669EB">
            <w:t>vital and essential</w:t>
          </w:r>
          <w:r>
            <w:t xml:space="preserve">, and accordingly we have to become </w:t>
          </w:r>
          <w:ins w:id="1252" w:author="Damien Riehl" w:date="2024-03-10T17:16:00Z">
            <w:r w:rsidR="00E80D99">
              <w:t xml:space="preserve">more </w:t>
            </w:r>
          </w:ins>
          <w:r w:rsidR="00A669EB">
            <w:t>knowledgeable about</w:t>
          </w:r>
          <w:r>
            <w:t xml:space="preserve"> how it impact</w:t>
          </w:r>
          <w:r w:rsidR="00A669EB">
            <w:t>s</w:t>
          </w:r>
          <w:r>
            <w:t xml:space="preserve"> the law and how it shapes the future of </w:t>
          </w:r>
          <w:r w:rsidR="00A669EB">
            <w:t>advocacy</w:t>
          </w:r>
          <w:r>
            <w:t xml:space="preserve"> practice.</w:t>
          </w:r>
          <w:ins w:id="1253" w:author="Roger Haydock" w:date="2023-10-11T09:32:00Z">
            <w:r w:rsidR="00060CDD">
              <w:t xml:space="preserve"> </w:t>
            </w:r>
          </w:ins>
          <w:ins w:id="1254" w:author="Roger Haydock" w:date="2023-10-11T09:33:00Z">
            <w:r w:rsidR="00060CDD">
              <w:t xml:space="preserve">And this education can begin in college and </w:t>
            </w:r>
            <w:r w:rsidR="005B7397">
              <w:t xml:space="preserve">continue </w:t>
            </w:r>
          </w:ins>
          <w:ins w:id="1255" w:author="Roger Haydock" w:date="2024-03-12T13:47:00Z">
            <w:r w:rsidR="004531AA">
              <w:t>through</w:t>
            </w:r>
          </w:ins>
          <w:ins w:id="1256" w:author="Roger Haydock" w:date="2023-10-11T09:33:00Z">
            <w:r w:rsidR="005B7397">
              <w:t xml:space="preserve"> law school.</w:t>
            </w:r>
          </w:ins>
        </w:p>
        <w:p w14:paraId="4AB02B6B" w14:textId="14622369" w:rsidR="00D750D6" w:rsidRPr="00FA2101" w:rsidRDefault="0004147C" w:rsidP="0004147C">
          <w:pPr>
            <w:pStyle w:val="Head2"/>
          </w:pPr>
          <w:bookmarkStart w:id="1257" w:name="_Toc26779228"/>
          <w:bookmarkStart w:id="1258" w:name="_Toc36111362"/>
          <w:r>
            <w:t>D.</w:t>
          </w:r>
          <w:r>
            <w:tab/>
          </w:r>
          <w:r w:rsidR="00D750D6">
            <w:t xml:space="preserve">Quantitative </w:t>
          </w:r>
          <w:r w:rsidR="001F2975">
            <w:rPr>
              <w:caps w:val="0"/>
            </w:rPr>
            <w:t>D</w:t>
          </w:r>
          <w:r w:rsidR="00D750D6">
            <w:t xml:space="preserve">ecision </w:t>
          </w:r>
          <w:r w:rsidR="001F2975">
            <w:rPr>
              <w:caps w:val="0"/>
            </w:rPr>
            <w:t>M</w:t>
          </w:r>
          <w:r w:rsidR="00D750D6">
            <w:t>aking</w:t>
          </w:r>
          <w:bookmarkEnd w:id="1257"/>
          <w:bookmarkEnd w:id="1258"/>
        </w:p>
        <w:p w14:paraId="09D2574E" w14:textId="5F6BBEB1" w:rsidR="00D750D6" w:rsidRDefault="00D750D6" w:rsidP="0004147C">
          <w:pPr>
            <w:pStyle w:val="TextParagraph"/>
          </w:pPr>
          <w:r w:rsidRPr="00840BA4">
            <w:t xml:space="preserve">The expectations by decision makers </w:t>
          </w:r>
          <w:r w:rsidR="00A669EB">
            <w:t>for</w:t>
          </w:r>
          <w:r w:rsidRPr="00840BA4">
            <w:t xml:space="preserve"> compelling evidence </w:t>
          </w:r>
          <w:r w:rsidR="00A669EB">
            <w:t xml:space="preserve">available </w:t>
          </w:r>
          <w:r w:rsidRPr="00840BA4">
            <w:t xml:space="preserve">via cameras, </w:t>
          </w:r>
          <w:ins w:id="1259" w:author="Roger Haydock" w:date="2023-10-11T09:35:00Z">
            <w:r w:rsidR="005B7397">
              <w:t>recordings</w:t>
            </w:r>
          </w:ins>
          <w:del w:id="1260" w:author="Roger Haydock" w:date="2023-10-11T09:35:00Z">
            <w:r w:rsidRPr="00840BA4" w:rsidDel="005B7397">
              <w:delText>videos</w:delText>
            </w:r>
          </w:del>
          <w:r w:rsidRPr="00840BA4">
            <w:t xml:space="preserve">, </w:t>
          </w:r>
          <w:r w:rsidR="00A669EB">
            <w:t xml:space="preserve">digital resources, </w:t>
          </w:r>
          <w:r>
            <w:t>scientific data</w:t>
          </w:r>
          <w:r w:rsidRPr="00840BA4">
            <w:t xml:space="preserve">, </w:t>
          </w:r>
          <w:ins w:id="1261" w:author="Damien Riehl" w:date="2024-03-10T17:16:00Z">
            <w:del w:id="1262" w:author="Roger Haydock" w:date="2024-06-17T22:21:00Z">
              <w:r w:rsidR="00E80D99" w:rsidDel="00042BC8">
                <w:delText>Gen</w:delText>
              </w:r>
            </w:del>
          </w:ins>
          <w:ins w:id="1263" w:author="Roger Haydock" w:date="2023-10-11T09:33:00Z">
            <w:r w:rsidR="005B7397">
              <w:t>AI</w:t>
            </w:r>
          </w:ins>
          <w:ins w:id="1264" w:author="Roger Haydock" w:date="2023-10-11T09:34:00Z">
            <w:r w:rsidR="005B7397">
              <w:t xml:space="preserve"> tools, </w:t>
            </w:r>
          </w:ins>
          <w:r w:rsidRPr="00840BA4">
            <w:t xml:space="preserve">and objective sources will continue to increase. Jurors especially may expect </w:t>
          </w:r>
          <w:r w:rsidR="00A669EB">
            <w:t>empirical</w:t>
          </w:r>
          <w:r w:rsidRPr="00840BA4">
            <w:t xml:space="preserve"> </w:t>
          </w:r>
          <w:r w:rsidR="00A669EB">
            <w:t>and unbiased</w:t>
          </w:r>
          <w:r w:rsidR="00E770AA">
            <w:t xml:space="preserve"> </w:t>
          </w:r>
          <w:r w:rsidRPr="00840BA4">
            <w:t xml:space="preserve">evidentiary proof to be presented based on what they observe </w:t>
          </w:r>
          <w:r>
            <w:t xml:space="preserve">is available </w:t>
          </w:r>
          <w:r w:rsidRPr="00840BA4">
            <w:t>through the media</w:t>
          </w:r>
          <w:r>
            <w:t xml:space="preserve"> and social networks. </w:t>
          </w:r>
          <w:r w:rsidRPr="00840BA4">
            <w:t xml:space="preserve">They may wonder why advocates are not presenting convincing evidence that they anticipate would be available if only the lawyers knew </w:t>
          </w:r>
          <w:r w:rsidR="00A669EB">
            <w:t>where</w:t>
          </w:r>
          <w:r w:rsidRPr="00840BA4">
            <w:t xml:space="preserve"> to uncover these facts.</w:t>
          </w:r>
        </w:p>
        <w:p w14:paraId="0CC487F9" w14:textId="5AC1B9E2" w:rsidR="00347B7C" w:rsidRDefault="00D750D6" w:rsidP="0004147C">
          <w:pPr>
            <w:pStyle w:val="TextParagraph"/>
          </w:pPr>
          <w:r w:rsidRPr="00840BA4">
            <w:t xml:space="preserve">Social media communications, texts, emails, </w:t>
          </w:r>
          <w:r>
            <w:t xml:space="preserve">tweets, </w:t>
          </w:r>
          <w:r w:rsidR="00A669EB">
            <w:t xml:space="preserve">messages, </w:t>
          </w:r>
          <w:r w:rsidR="005C2568">
            <w:t xml:space="preserve">cameras, </w:t>
          </w:r>
          <w:r w:rsidRPr="00840BA4">
            <w:t>and videos can determine what happened and whether a party said or did something helpful or adverse to a case. Enhanced and more easily available sources may expand what can be discovered about events</w:t>
          </w:r>
          <w:r w:rsidR="00A669EB">
            <w:t xml:space="preserve">, </w:t>
          </w:r>
          <w:r w:rsidR="00A669EB">
            <w:lastRenderedPageBreak/>
            <w:t>crimes,</w:t>
          </w:r>
          <w:r>
            <w:t xml:space="preserve"> and</w:t>
          </w:r>
          <w:r w:rsidRPr="00840BA4">
            <w:t xml:space="preserve"> accidents</w:t>
          </w:r>
          <w:r w:rsidR="00A669EB">
            <w:t>.</w:t>
          </w:r>
          <w:r>
            <w:t xml:space="preserve"> The next major communication advancement </w:t>
          </w:r>
          <w:r w:rsidRPr="00840BA4">
            <w:t xml:space="preserve">may increase or decrease the </w:t>
          </w:r>
          <w:r w:rsidR="005C2568">
            <w:t>value of</w:t>
          </w:r>
          <w:r w:rsidR="005C2568" w:rsidRPr="00840BA4">
            <w:t xml:space="preserve"> </w:t>
          </w:r>
          <w:r w:rsidR="00A669EB">
            <w:t xml:space="preserve">anticipated and expected </w:t>
          </w:r>
          <w:r w:rsidRPr="00840BA4">
            <w:t>evidence.</w:t>
          </w:r>
        </w:p>
        <w:p w14:paraId="6B4A122C" w14:textId="6EF04DE4" w:rsidR="00347B7C" w:rsidRDefault="00D750D6" w:rsidP="0004147C">
          <w:pPr>
            <w:pStyle w:val="TextParagraph"/>
          </w:pPr>
          <w:r w:rsidRPr="00840BA4">
            <w:t xml:space="preserve">Scientific or quasi-scientific research continues to uncover deficiencies with eyewitness testimonies, as well as ways to improve reliability. </w:t>
          </w:r>
          <w:r>
            <w:t xml:space="preserve">There are more </w:t>
          </w:r>
          <w:r w:rsidR="00A669EB">
            <w:t xml:space="preserve">opportunities </w:t>
          </w:r>
          <w:r>
            <w:t xml:space="preserve">to verify stories people tell today than years ago. </w:t>
          </w:r>
          <w:r w:rsidRPr="00840BA4">
            <w:t xml:space="preserve">Advances in these areas may significantly affect the use and impact of </w:t>
          </w:r>
          <w:r>
            <w:t xml:space="preserve">the </w:t>
          </w:r>
          <w:r w:rsidRPr="00840BA4">
            <w:t>direct and cross</w:t>
          </w:r>
          <w:r>
            <w:t>-</w:t>
          </w:r>
          <w:r w:rsidRPr="00840BA4">
            <w:t>examination of witnesses</w:t>
          </w:r>
          <w:r w:rsidR="00A669EB">
            <w:t xml:space="preserve"> and their credibility</w:t>
          </w:r>
          <w:r w:rsidRPr="00840BA4">
            <w:t>.</w:t>
          </w:r>
        </w:p>
        <w:p w14:paraId="30AAE5D9" w14:textId="13E9131A" w:rsidR="00347B7C" w:rsidRDefault="00D750D6" w:rsidP="0004147C">
          <w:pPr>
            <w:pStyle w:val="TextParagraph"/>
          </w:pPr>
          <w:r>
            <w:t xml:space="preserve">The way we learn and communicate has and will continue to change. </w:t>
          </w:r>
          <w:r w:rsidRPr="00840BA4">
            <w:t>Multi-media presentations and video enactments replac</w:t>
          </w:r>
          <w:r>
            <w:t>e</w:t>
          </w:r>
          <w:r w:rsidRPr="00840BA4">
            <w:t xml:space="preserve"> spoken word and oral testimonies</w:t>
          </w:r>
          <w:r w:rsidR="00347B7C">
            <w:t xml:space="preserve">. </w:t>
          </w:r>
          <w:r w:rsidRPr="00840BA4">
            <w:t>Professionals present simple and complex issues in concise and entertaining presentations</w:t>
          </w:r>
          <w:r>
            <w:t xml:space="preserve">. </w:t>
          </w:r>
          <w:r w:rsidRPr="00840BA4">
            <w:t>Educators rely on technology</w:t>
          </w:r>
          <w:r>
            <w:t>, computers, and monitors</w:t>
          </w:r>
          <w:r w:rsidRPr="00840BA4">
            <w:t xml:space="preserve"> to help students learn. Many individuals are unwilling to sit and listen to lengthy presentations. They expect trials and hearings to rely on and use </w:t>
          </w:r>
          <w:r>
            <w:t>modern and</w:t>
          </w:r>
          <w:r w:rsidRPr="00840BA4">
            <w:t xml:space="preserve"> </w:t>
          </w:r>
          <w:r>
            <w:t xml:space="preserve">efficient </w:t>
          </w:r>
          <w:r w:rsidR="00A669EB">
            <w:t xml:space="preserve">communication </w:t>
          </w:r>
          <w:r w:rsidRPr="00840BA4">
            <w:t>methods</w:t>
          </w:r>
          <w:r w:rsidR="00A669EB">
            <w:t>. Th</w:t>
          </w:r>
          <w:r w:rsidRPr="00840BA4">
            <w:t>ese expectations may especially impact opening statements, the presentation of evidence, and summations.</w:t>
          </w:r>
        </w:p>
        <w:p w14:paraId="165AE1FF" w14:textId="74F8A5D0" w:rsidR="00D750D6" w:rsidRPr="0004147C" w:rsidRDefault="0004147C" w:rsidP="0004147C">
          <w:pPr>
            <w:pStyle w:val="Head2"/>
          </w:pPr>
          <w:bookmarkStart w:id="1265" w:name="_Toc26779229"/>
          <w:bookmarkStart w:id="1266" w:name="_Toc36111363"/>
          <w:r>
            <w:t>E.</w:t>
          </w:r>
          <w:r w:rsidRPr="0004147C">
            <w:tab/>
          </w:r>
          <w:ins w:id="1267" w:author="Damien Riehl" w:date="2024-03-10T17:48:00Z">
            <w:r w:rsidR="00D25B15">
              <w:t xml:space="preserve">LLMs and Legal </w:t>
            </w:r>
          </w:ins>
          <w:r w:rsidRPr="0004147C">
            <w:t xml:space="preserve">Artificial </w:t>
          </w:r>
          <w:del w:id="1268" w:author="Damien Riehl" w:date="2024-03-10T17:48:00Z">
            <w:r w:rsidRPr="0004147C" w:rsidDel="00D25B15">
              <w:delText xml:space="preserve">Legal </w:delText>
            </w:r>
          </w:del>
          <w:r w:rsidRPr="0004147C">
            <w:t>Intelligence</w:t>
          </w:r>
          <w:bookmarkEnd w:id="1265"/>
          <w:bookmarkEnd w:id="1266"/>
        </w:p>
        <w:p w14:paraId="7977BA18" w14:textId="605191BD" w:rsidR="00E80D99" w:rsidDel="007638B1" w:rsidRDefault="00147F75" w:rsidP="0004147C">
          <w:pPr>
            <w:pStyle w:val="TextParagraph"/>
            <w:rPr>
              <w:ins w:id="1269" w:author="Damien Riehl" w:date="2024-03-10T17:22:00Z"/>
              <w:del w:id="1270" w:author="Roger Haydock" w:date="2024-06-09T14:40:00Z"/>
            </w:rPr>
          </w:pPr>
          <w:ins w:id="1271" w:author="Roger Haydock" w:date="2024-06-09T14:49:00Z">
            <w:r>
              <w:t>The Preface and Section 1.1[C][ have introduced artifi</w:t>
            </w:r>
          </w:ins>
          <w:ins w:id="1272" w:author="Roger Haydock" w:date="2024-06-10T10:13:00Z">
            <w:r w:rsidR="00F62293">
              <w:t>ci</w:t>
            </w:r>
          </w:ins>
          <w:ins w:id="1273" w:author="Roger Haydock" w:date="2024-06-09T14:49:00Z">
            <w:r>
              <w:t>al intelligence platforms and our int</w:t>
            </w:r>
          </w:ins>
          <w:ins w:id="1274" w:author="Roger Haydock" w:date="2024-06-09T14:50:00Z">
            <w:r>
              <w:t xml:space="preserve">eractive book technology. </w:t>
            </w:r>
          </w:ins>
          <w:ins w:id="1275" w:author="Damien Riehl" w:date="2024-03-10T17:17:00Z">
            <w:del w:id="1276" w:author="Roger Haydock" w:date="2024-06-09T14:40:00Z">
              <w:r w:rsidR="00E80D99" w:rsidDel="007638B1">
                <w:delText xml:space="preserve">For years, lawyers have </w:delText>
              </w:r>
            </w:del>
          </w:ins>
          <w:ins w:id="1277" w:author="Damien Riehl" w:date="2024-03-10T17:33:00Z">
            <w:del w:id="1278" w:author="Roger Haydock" w:date="2024-06-09T14:40:00Z">
              <w:r w:rsidR="00E80D99" w:rsidDel="007638B1">
                <w:delText xml:space="preserve">used </w:delText>
              </w:r>
            </w:del>
          </w:ins>
          <w:ins w:id="1279" w:author="Damien Riehl" w:date="2024-03-10T17:17:00Z">
            <w:del w:id="1280" w:author="Roger Haydock" w:date="2024-06-09T14:40:00Z">
              <w:r w:rsidR="00E80D99" w:rsidDel="007638B1">
                <w:delText>tools backed by Symbolic AI (e.g., legal research, e</w:delText>
              </w:r>
            </w:del>
          </w:ins>
          <w:ins w:id="1281" w:author="Damien Riehl" w:date="2024-03-10T17:18:00Z">
            <w:del w:id="1282" w:author="Roger Haydock" w:date="2024-06-09T14:40:00Z">
              <w:r w:rsidR="00E80D99" w:rsidDel="007638B1">
                <w:delText>D</w:delText>
              </w:r>
            </w:del>
          </w:ins>
          <w:ins w:id="1283" w:author="Damien Riehl" w:date="2024-03-10T17:17:00Z">
            <w:del w:id="1284" w:author="Roger Haydock" w:date="2024-06-09T14:40:00Z">
              <w:r w:rsidR="00E80D99" w:rsidDel="007638B1">
                <w:delText>iscovery), where</w:delText>
              </w:r>
            </w:del>
          </w:ins>
          <w:ins w:id="1285" w:author="Damien Riehl" w:date="2024-03-10T17:18:00Z">
            <w:del w:id="1286" w:author="Roger Haydock" w:date="2024-06-09T14:40:00Z">
              <w:r w:rsidR="00E80D99" w:rsidDel="007638B1">
                <w:delText xml:space="preserve"> software developers hard-coded systems to help lawyers. More recently, Connectionist AI (</w:delText>
              </w:r>
            </w:del>
          </w:ins>
          <w:ins w:id="1287" w:author="Damien Riehl" w:date="2024-03-10T17:21:00Z">
            <w:del w:id="1288" w:author="Roger Haydock" w:date="2024-06-09T14:40:00Z">
              <w:r w:rsidR="00E80D99" w:rsidDel="007638B1">
                <w:delText xml:space="preserve">e.g., </w:delText>
              </w:r>
            </w:del>
          </w:ins>
          <w:ins w:id="1289" w:author="Damien Riehl" w:date="2024-03-10T17:18:00Z">
            <w:del w:id="1290" w:author="Roger Haydock" w:date="2024-06-09T14:40:00Z">
              <w:r w:rsidR="00E80D99" w:rsidDel="007638B1">
                <w:delText xml:space="preserve">machine learning, neural nets like LLMs) have made even more progress in helping lawyers </w:delText>
              </w:r>
            </w:del>
          </w:ins>
          <w:ins w:id="1291" w:author="Damien Riehl" w:date="2024-03-10T17:19:00Z">
            <w:del w:id="1292" w:author="Roger Haydock" w:date="2024-06-09T14:40:00Z">
              <w:r w:rsidR="00E80D99" w:rsidDel="007638B1">
                <w:delText>and other legal professionals perform their tasks.</w:delText>
              </w:r>
            </w:del>
          </w:ins>
          <w:ins w:id="1293" w:author="Damien Riehl" w:date="2024-03-10T17:17:00Z">
            <w:del w:id="1294" w:author="Roger Haydock" w:date="2024-06-09T14:40:00Z">
              <w:r w:rsidR="00E80D99" w:rsidDel="007638B1">
                <w:delText xml:space="preserve"> </w:delText>
              </w:r>
            </w:del>
          </w:ins>
          <w:ins w:id="1295" w:author="Damien Riehl" w:date="2024-03-10T17:19:00Z">
            <w:del w:id="1296" w:author="Roger Haydock" w:date="2024-03-12T13:48:00Z">
              <w:r w:rsidR="00E80D99" w:rsidDel="00D03FAC">
                <w:delText xml:space="preserve">Technology </w:delText>
              </w:r>
            </w:del>
          </w:ins>
          <w:del w:id="1297" w:author="Roger Haydock" w:date="2024-03-12T13:48:00Z">
            <w:r w:rsidR="00D750D6" w:rsidRPr="0004147C" w:rsidDel="00D03FAC">
              <w:delText xml:space="preserve">Computer, robotic, and machine learning </w:delText>
            </w:r>
          </w:del>
          <w:del w:id="1298" w:author="Roger Haydock" w:date="2023-10-11T09:36:00Z">
            <w:r w:rsidR="00D750D6" w:rsidRPr="0004147C" w:rsidDel="005B7397">
              <w:delText>can</w:delText>
            </w:r>
          </w:del>
          <w:del w:id="1299" w:author="Roger Haydock" w:date="2024-03-12T13:48:00Z">
            <w:r w:rsidR="00D750D6" w:rsidRPr="0004147C" w:rsidDel="00D03FAC">
              <w:delText xml:space="preserve"> provide new ideas and approaches for </w:delText>
            </w:r>
            <w:r w:rsidR="00A669EB" w:rsidDel="00D03FAC">
              <w:delText xml:space="preserve">predicting and </w:delText>
            </w:r>
            <w:r w:rsidR="00D750D6" w:rsidRPr="0004147C" w:rsidDel="00D03FAC">
              <w:delText>resolving disputes.</w:delText>
            </w:r>
            <w:r w:rsidR="00347B7C" w:rsidDel="00D03FAC">
              <w:delText xml:space="preserve"> </w:delText>
            </w:r>
          </w:del>
          <w:ins w:id="1300" w:author="Damien Riehl" w:date="2024-03-10T17:19:00Z">
            <w:del w:id="1301" w:author="Roger Haydock" w:date="2024-03-12T13:54:00Z">
              <w:r w:rsidR="00E80D99" w:rsidDel="00D03FAC">
                <w:delText>Technology</w:delText>
              </w:r>
            </w:del>
          </w:ins>
          <w:ins w:id="1302" w:author="Damien Riehl" w:date="2024-03-10T17:20:00Z">
            <w:del w:id="1303" w:author="Roger Haydock" w:date="2024-03-12T13:54:00Z">
              <w:r w:rsidR="00E80D99" w:rsidDel="00D03FAC">
                <w:delText xml:space="preserve"> has</w:delText>
              </w:r>
            </w:del>
          </w:ins>
          <w:ins w:id="1304" w:author="Damien Riehl" w:date="2024-03-10T17:21:00Z">
            <w:del w:id="1305" w:author="Roger Haydock" w:date="2024-03-12T13:54:00Z">
              <w:r w:rsidR="00E80D99" w:rsidDel="00D03FAC">
                <w:delText xml:space="preserve"> already</w:delText>
              </w:r>
            </w:del>
          </w:ins>
          <w:ins w:id="1306" w:author="Damien Riehl" w:date="2024-03-10T17:19:00Z">
            <w:del w:id="1307" w:author="Roger Haydock" w:date="2024-03-12T13:54:00Z">
              <w:r w:rsidR="00E80D99" w:rsidDel="00D03FAC">
                <w:delText xml:space="preserve"> </w:delText>
              </w:r>
            </w:del>
          </w:ins>
          <w:del w:id="1308" w:author="Roger Haydock" w:date="2024-03-12T13:54:00Z">
            <w:r w:rsidR="00D750D6" w:rsidRPr="0004147C" w:rsidDel="00D03FAC">
              <w:delText xml:space="preserve">Artificial intelligence has transformed our world, from rudimentary spell checking, </w:delText>
            </w:r>
          </w:del>
          <w:ins w:id="1309" w:author="Damien Riehl" w:date="2024-03-10T17:20:00Z">
            <w:del w:id="1310" w:author="Roger Haydock" w:date="2024-03-12T13:54:00Z">
              <w:r w:rsidR="00E80D99" w:rsidDel="00D03FAC">
                <w:delText xml:space="preserve">to grammar checking, </w:delText>
              </w:r>
            </w:del>
          </w:ins>
          <w:del w:id="1311" w:author="Roger Haydock" w:date="2024-03-12T13:54:00Z">
            <w:r w:rsidR="00D750D6" w:rsidRPr="0004147C" w:rsidDel="00D03FAC">
              <w:delText>to smart homes, to autonomous vehicles, to</w:delText>
            </w:r>
          </w:del>
          <w:ins w:id="1312" w:author="Damien Riehl" w:date="2024-03-10T17:20:00Z">
            <w:del w:id="1313" w:author="Roger Haydock" w:date="2024-03-12T13:54:00Z">
              <w:r w:rsidR="00E80D99" w:rsidDel="00D03FAC">
                <w:delText xml:space="preserve"> LLM-generated briefs, pleadings, motions, discovery requests, client questions, voir</w:delText>
              </w:r>
            </w:del>
            <w:del w:id="1314" w:author="Roger Haydock" w:date="2024-03-12T13:48:00Z">
              <w:r w:rsidR="00E80D99" w:rsidDel="00D03FAC">
                <w:delText>e</w:delText>
              </w:r>
            </w:del>
            <w:del w:id="1315" w:author="Roger Haydock" w:date="2024-03-12T13:54:00Z">
              <w:r w:rsidR="00E80D99" w:rsidDel="00D03FAC">
                <w:delText xml:space="preserve"> dire questions, closing arguments, and nearly every as</w:delText>
              </w:r>
            </w:del>
            <w:del w:id="1316" w:author="Roger Haydock" w:date="2024-03-12T13:49:00Z">
              <w:r w:rsidR="00E80D99" w:rsidDel="00D03FAC">
                <w:delText>s</w:delText>
              </w:r>
            </w:del>
            <w:del w:id="1317" w:author="Roger Haydock" w:date="2024-03-12T13:54:00Z">
              <w:r w:rsidR="00E80D99" w:rsidDel="00D03FAC">
                <w:delText>e</w:delText>
              </w:r>
            </w:del>
          </w:ins>
          <w:ins w:id="1318" w:author="Damien Riehl" w:date="2024-03-10T17:21:00Z">
            <w:del w:id="1319" w:author="Roger Haydock" w:date="2024-03-12T13:54:00Z">
              <w:r w:rsidR="00E80D99" w:rsidDel="00D03FAC">
                <w:delText>t of l</w:delText>
              </w:r>
            </w:del>
            <w:del w:id="1320" w:author="Roger Haydock" w:date="2024-03-12T13:49:00Z">
              <w:r w:rsidR="00E80D99" w:rsidDel="00D03FAC">
                <w:delText>egal</w:delText>
              </w:r>
            </w:del>
            <w:del w:id="1321" w:author="Roger Haydock" w:date="2024-03-12T13:54:00Z">
              <w:r w:rsidR="00E80D99" w:rsidDel="00D03FAC">
                <w:delText xml:space="preserve"> practice. </w:delText>
              </w:r>
            </w:del>
          </w:ins>
          <w:del w:id="1322" w:author="Roger Haydock" w:date="2024-06-09T14:40:00Z">
            <w:r w:rsidR="00D750D6" w:rsidRPr="0004147C" w:rsidDel="007638B1">
              <w:delText xml:space="preserve"> IBM Jeopardy </w:delText>
            </w:r>
          </w:del>
          <w:del w:id="1323" w:author="Roger Haydock" w:date="2023-10-11T09:37:00Z">
            <w:r w:rsidR="00D750D6" w:rsidRPr="0004147C" w:rsidDel="005B7397">
              <w:delText>Watson</w:delText>
            </w:r>
          </w:del>
          <w:del w:id="1324" w:author="Roger Haydock" w:date="2024-03-12T13:48:00Z">
            <w:r w:rsidR="00D750D6" w:rsidRPr="0004147C" w:rsidDel="00D03FAC">
              <w:delText>.</w:delText>
            </w:r>
          </w:del>
          <w:del w:id="1325" w:author="Roger Haydock" w:date="2024-06-09T14:40:00Z">
            <w:r w:rsidR="00D750D6" w:rsidRPr="0004147C" w:rsidDel="007638B1">
              <w:delText xml:space="preserve"> </w:delText>
            </w:r>
          </w:del>
        </w:p>
        <w:p w14:paraId="33EB8CF1" w14:textId="202E730C" w:rsidR="00E80D99" w:rsidDel="007638B1" w:rsidRDefault="00E80D99" w:rsidP="0004147C">
          <w:pPr>
            <w:pStyle w:val="TextParagraph"/>
            <w:rPr>
              <w:ins w:id="1326" w:author="Damien Riehl" w:date="2024-03-10T17:33:00Z"/>
              <w:del w:id="1327" w:author="Roger Haydock" w:date="2024-06-09T14:40:00Z"/>
            </w:rPr>
          </w:pPr>
          <w:ins w:id="1328" w:author="Damien Riehl" w:date="2024-03-10T17:22:00Z">
            <w:del w:id="1329" w:author="Roger Haydock" w:date="2024-04-27T16:26:00Z">
              <w:r w:rsidDel="004E1AFB">
                <w:delText>As of this writing, a</w:delText>
              </w:r>
            </w:del>
            <w:del w:id="1330" w:author="Roger Haydock" w:date="2024-06-09T14:40:00Z">
              <w:r w:rsidDel="007638B1">
                <w:delText xml:space="preserve">n LLM </w:delText>
              </w:r>
            </w:del>
          </w:ins>
          <w:ins w:id="1331" w:author="Damien Riehl" w:date="2024-03-10T17:24:00Z">
            <w:del w:id="1332" w:author="Roger Haydock" w:date="2024-06-09T14:40:00Z">
              <w:r w:rsidDel="007638B1">
                <w:delText xml:space="preserve">(GPT-4) </w:delText>
              </w:r>
            </w:del>
          </w:ins>
          <w:ins w:id="1333" w:author="Damien Riehl" w:date="2024-03-10T17:22:00Z">
            <w:del w:id="1334" w:author="Roger Haydock" w:date="2024-06-09T14:40:00Z">
              <w:r w:rsidDel="007638B1">
                <w:delText xml:space="preserve">has </w:delText>
              </w:r>
            </w:del>
          </w:ins>
          <w:ins w:id="1335" w:author="Damien Riehl" w:date="2024-03-10T17:23:00Z">
            <w:del w:id="1336" w:author="Roger Haydock" w:date="2024-03-12T13:56:00Z">
              <w:r w:rsidDel="00D03FAC">
                <w:delText>better</w:delText>
              </w:r>
            </w:del>
            <w:del w:id="1337" w:author="Roger Haydock" w:date="2024-06-09T14:40:00Z">
              <w:r w:rsidDel="007638B1">
                <w:delText xml:space="preserve"> w</w:delText>
              </w:r>
            </w:del>
            <w:del w:id="1338" w:author="Roger Haydock" w:date="2024-04-27T16:27:00Z">
              <w:r w:rsidDel="004E1AFB">
                <w:delText>ould such a</w:delText>
              </w:r>
            </w:del>
            <w:del w:id="1339" w:author="Roger Haydock" w:date="2024-06-09T14:40:00Z">
              <w:r w:rsidDel="007638B1">
                <w:delText xml:space="preserve"> “Legal LLM” be? </w:delText>
              </w:r>
            </w:del>
          </w:ins>
        </w:p>
        <w:p w14:paraId="7607972F" w14:textId="6F445DA8" w:rsidR="00E80D99" w:rsidDel="007638B1" w:rsidRDefault="00E80D99" w:rsidP="0004147C">
          <w:pPr>
            <w:pStyle w:val="TextParagraph"/>
            <w:rPr>
              <w:ins w:id="1340" w:author="Damien Riehl" w:date="2024-03-10T17:26:00Z"/>
              <w:del w:id="1341" w:author="Roger Haydock" w:date="2024-06-09T14:40:00Z"/>
            </w:rPr>
          </w:pPr>
          <w:ins w:id="1342" w:author="Damien Riehl" w:date="2024-03-10T17:23:00Z">
            <w:del w:id="1343" w:author="Roger Haydock" w:date="2024-06-09T14:40:00Z">
              <w:r w:rsidDel="007638B1">
                <w:delText>That has already happ</w:delText>
              </w:r>
            </w:del>
          </w:ins>
          <w:ins w:id="1344" w:author="Damien Riehl" w:date="2024-03-10T17:24:00Z">
            <w:del w:id="1345" w:author="Roger Haydock" w:date="2024-06-09T14:40:00Z">
              <w:r w:rsidDel="007638B1">
                <w:delText xml:space="preserve">ened: Several companies are training foundational </w:delText>
              </w:r>
            </w:del>
          </w:ins>
          <w:ins w:id="1346" w:author="Damien Riehl" w:date="2024-03-10T17:33:00Z">
            <w:del w:id="1347" w:author="Roger Haydock" w:date="2024-06-09T14:40:00Z">
              <w:r w:rsidDel="007638B1">
                <w:delText xml:space="preserve">Legal </w:delText>
              </w:r>
            </w:del>
          </w:ins>
          <w:ins w:id="1348" w:author="Damien Riehl" w:date="2024-03-10T17:24:00Z">
            <w:del w:id="1349" w:author="Roger Haydock" w:date="2024-06-09T14:40:00Z">
              <w:r w:rsidDel="007638B1">
                <w:delText xml:space="preserve">LLMs solely with legal texts. How much better will those tools be than </w:delText>
              </w:r>
            </w:del>
          </w:ins>
          <w:ins w:id="1350" w:author="Damien Riehl" w:date="2024-03-10T17:25:00Z">
            <w:del w:id="1351" w:author="Roger Haydock" w:date="2024-06-09T14:40:00Z">
              <w:r w:rsidDel="007638B1">
                <w:delText xml:space="preserve">“standard” LLMs? GPT-4 failed to correctly answer </w:delText>
              </w:r>
            </w:del>
            <w:del w:id="1352" w:author="Roger Haydock" w:date="2024-06-04T14:23:00Z">
              <w:r w:rsidDel="007A065D">
                <w:delText>a question on the rule of perpetuities.</w:delText>
              </w:r>
            </w:del>
            <w:del w:id="1353" w:author="Roger Haydock" w:date="2024-06-09T14:40:00Z">
              <w:r w:rsidDel="007638B1">
                <w:delText xml:space="preserve"> </w:delText>
              </w:r>
            </w:del>
            <w:del w:id="1354" w:author="Roger Haydock" w:date="2024-06-04T14:23:00Z">
              <w:r w:rsidDel="007A065D">
                <w:delText>But a</w:delText>
              </w:r>
            </w:del>
            <w:del w:id="1355" w:author="Roger Haydock" w:date="2024-06-09T14:40:00Z">
              <w:r w:rsidDel="007638B1">
                <w:delText xml:space="preserve"> </w:delText>
              </w:r>
            </w:del>
            <w:del w:id="1356" w:author="Roger Haydock" w:date="2024-06-04T14:23:00Z">
              <w:r w:rsidDel="007A065D">
                <w:delText>Legal</w:delText>
              </w:r>
            </w:del>
            <w:del w:id="1357" w:author="Roger Haydock" w:date="2024-06-09T14:40:00Z">
              <w:r w:rsidDel="007638B1">
                <w:delText xml:space="preserve"> LLM would</w:delText>
              </w:r>
            </w:del>
            <w:del w:id="1358" w:author="Roger Haydock" w:date="2024-06-04T14:24:00Z">
              <w:r w:rsidDel="007A065D">
                <w:delText xml:space="preserve"> </w:delText>
              </w:r>
            </w:del>
          </w:ins>
          <w:ins w:id="1359" w:author="Damien Riehl" w:date="2024-03-10T17:26:00Z">
            <w:del w:id="1360" w:author="Roger Haydock" w:date="2024-06-04T14:24:00Z">
              <w:r w:rsidDel="007A065D">
                <w:delText xml:space="preserve">likely </w:delText>
              </w:r>
            </w:del>
          </w:ins>
          <w:ins w:id="1361" w:author="Damien Riehl" w:date="2024-03-10T17:25:00Z">
            <w:del w:id="1362" w:author="Roger Haydock" w:date="2024-06-09T14:40:00Z">
              <w:r w:rsidDel="007638B1">
                <w:delText xml:space="preserve">answer </w:delText>
              </w:r>
            </w:del>
            <w:del w:id="1363" w:author="Roger Haydock" w:date="2024-06-04T14:23:00Z">
              <w:r w:rsidDel="007A065D">
                <w:delText>it</w:delText>
              </w:r>
            </w:del>
            <w:del w:id="1364" w:author="Roger Haydock" w:date="2024-06-09T14:40:00Z">
              <w:r w:rsidDel="007638B1">
                <w:delText xml:space="preserve"> correctly</w:delText>
              </w:r>
            </w:del>
            <w:del w:id="1365" w:author="Roger Haydock" w:date="2024-06-04T14:24:00Z">
              <w:r w:rsidDel="007A065D">
                <w:delText>,</w:delText>
              </w:r>
            </w:del>
            <w:del w:id="1366" w:author="Roger Haydock" w:date="2024-06-09T14:40:00Z">
              <w:r w:rsidDel="007638B1">
                <w:delText xml:space="preserve"> since it will </w:delText>
              </w:r>
            </w:del>
          </w:ins>
          <w:ins w:id="1367" w:author="Damien Riehl" w:date="2024-03-10T17:26:00Z">
            <w:del w:id="1368" w:author="Roger Haydock" w:date="2024-06-09T14:40:00Z">
              <w:r w:rsidDel="007638B1">
                <w:delText xml:space="preserve">have been trained on </w:delText>
              </w:r>
            </w:del>
            <w:del w:id="1369" w:author="Roger Haydock" w:date="2024-06-04T14:24:00Z">
              <w:r w:rsidDel="007A065D">
                <w:rPr>
                  <w:i/>
                  <w:iCs/>
                </w:rPr>
                <w:delText>every</w:delText>
              </w:r>
              <w:r w:rsidDel="007A065D">
                <w:delText xml:space="preserve"> state’s rule of perpetuities.</w:delText>
              </w:r>
            </w:del>
            <w:del w:id="1370" w:author="Roger Haydock" w:date="2024-06-09T14:40:00Z">
              <w:r w:rsidDel="007638B1">
                <w:delText xml:space="preserve"> </w:delText>
              </w:r>
            </w:del>
          </w:ins>
        </w:p>
        <w:p w14:paraId="792839D9" w14:textId="34095504" w:rsidR="00E80D99" w:rsidRPr="00E80D99" w:rsidRDefault="00E80D99" w:rsidP="0004147C">
          <w:pPr>
            <w:pStyle w:val="TextParagraph"/>
            <w:rPr>
              <w:ins w:id="1371" w:author="Damien Riehl" w:date="2024-03-10T17:22:00Z"/>
            </w:rPr>
          </w:pPr>
          <w:ins w:id="1372" w:author="Damien Riehl" w:date="2024-03-10T17:26:00Z">
            <w:r>
              <w:t xml:space="preserve">As </w:t>
            </w:r>
          </w:ins>
          <w:ins w:id="1373" w:author="Roger Haydock" w:date="2024-06-04T14:25:00Z">
            <w:r w:rsidR="007A065D">
              <w:t xml:space="preserve">legal </w:t>
            </w:r>
          </w:ins>
          <w:ins w:id="1374" w:author="Damien Riehl" w:date="2024-03-10T17:26:00Z">
            <w:r>
              <w:t>LLMs</w:t>
            </w:r>
          </w:ins>
          <w:ins w:id="1375" w:author="Roger Haydock" w:date="2024-06-09T14:48:00Z">
            <w:r w:rsidR="00147F75">
              <w:t xml:space="preserve"> and Ge</w:t>
            </w:r>
          </w:ins>
          <w:ins w:id="1376" w:author="Roger Haydock" w:date="2024-06-09T14:49:00Z">
            <w:r w:rsidR="00147F75">
              <w:t>nAI</w:t>
            </w:r>
          </w:ins>
          <w:ins w:id="1377" w:author="Damien Riehl" w:date="2024-03-10T17:27:00Z">
            <w:r>
              <w:t xml:space="preserve">—with access to </w:t>
            </w:r>
            <w:r w:rsidRPr="007A065D">
              <w:t xml:space="preserve">all </w:t>
            </w:r>
            <w:r>
              <w:t>of the law—</w:t>
            </w:r>
          </w:ins>
          <w:ins w:id="1378" w:author="Damien Riehl" w:date="2024-03-10T17:26:00Z">
            <w:r>
              <w:t>exceed the capabilities of even the most-expert lawyers, our profession will need to assess how we can best add value to our client</w:t>
            </w:r>
          </w:ins>
          <w:ins w:id="1379" w:author="Roger Haydock" w:date="2024-06-26T15:50:00Z">
            <w:r w:rsidR="003530D2">
              <w:t xml:space="preserve"> work</w:t>
            </w:r>
          </w:ins>
          <w:ins w:id="1380" w:author="Damien Riehl" w:date="2024-03-10T17:26:00Z">
            <w:del w:id="1381" w:author="Roger Haydock" w:date="2024-06-26T15:50:00Z">
              <w:r w:rsidDel="003530D2">
                <w:delText>s</w:delText>
              </w:r>
            </w:del>
            <w:r>
              <w:t>.</w:t>
            </w:r>
          </w:ins>
          <w:ins w:id="1382" w:author="Damien Riehl" w:date="2024-03-10T17:27:00Z">
            <w:r>
              <w:t xml:space="preserve"> </w:t>
            </w:r>
            <w:del w:id="1383" w:author="Roger Haydock" w:date="2024-06-10T10:16:00Z">
              <w:r w:rsidDel="00F62293">
                <w:delText xml:space="preserve">LLMs can </w:delText>
              </w:r>
            </w:del>
          </w:ins>
          <w:ins w:id="1384" w:author="Damien Riehl" w:date="2024-03-10T17:34:00Z">
            <w:del w:id="1385" w:author="Roger Haydock" w:date="2024-06-10T10:14:00Z">
              <w:r w:rsidDel="00F62293">
                <w:delText xml:space="preserve">already </w:delText>
              </w:r>
            </w:del>
          </w:ins>
          <w:ins w:id="1386" w:author="Damien Riehl" w:date="2024-03-10T17:27:00Z">
            <w:del w:id="1387" w:author="Roger Haydock" w:date="2024-06-10T10:16:00Z">
              <w:r w:rsidDel="00F62293">
                <w:delText xml:space="preserve">read and write at superhuman speed. Their quality of writing is </w:delText>
              </w:r>
            </w:del>
          </w:ins>
          <w:ins w:id="1388" w:author="Damien Riehl" w:date="2024-03-10T17:50:00Z">
            <w:del w:id="1389" w:author="Roger Haydock" w:date="2024-06-10T10:15:00Z">
              <w:r w:rsidR="00D25B15" w:rsidDel="00F62293">
                <w:delText xml:space="preserve">already </w:delText>
              </w:r>
            </w:del>
          </w:ins>
          <w:ins w:id="1390" w:author="Damien Riehl" w:date="2024-03-10T17:27:00Z">
            <w:del w:id="1391" w:author="Roger Haydock" w:date="2024-06-10T10:15:00Z">
              <w:r w:rsidDel="00F62293">
                <w:delText xml:space="preserve">at a post-graduate level </w:delText>
              </w:r>
            </w:del>
          </w:ins>
          <w:ins w:id="1392" w:author="Damien Riehl" w:date="2024-03-10T17:28:00Z">
            <w:del w:id="1393" w:author="Roger Haydock" w:date="2024-06-10T10:15:00Z">
              <w:r w:rsidDel="00F62293">
                <w:delText xml:space="preserve">today. Tomorrow, it will be even better. </w:delText>
              </w:r>
            </w:del>
            <w:del w:id="1394" w:author="Roger Haydock" w:date="2024-06-10T10:14:00Z">
              <w:r w:rsidDel="00F62293">
                <w:delText xml:space="preserve">There is little question that </w:delText>
              </w:r>
            </w:del>
          </w:ins>
          <w:ins w:id="1395" w:author="Roger Haydock" w:date="2024-06-10T10:14:00Z">
            <w:r w:rsidR="00F62293">
              <w:t xml:space="preserve">Law based </w:t>
            </w:r>
          </w:ins>
          <w:ins w:id="1396" w:author="Damien Riehl" w:date="2024-03-10T17:28:00Z">
            <w:r>
              <w:t>LLMs will transform traditional</w:t>
            </w:r>
            <w:del w:id="1397" w:author="Roger Haydock" w:date="2024-06-10T10:13:00Z">
              <w:r w:rsidDel="00F62293">
                <w:delText xml:space="preserve"> </w:delText>
              </w:r>
            </w:del>
          </w:ins>
          <w:ins w:id="1398" w:author="Roger Haydock" w:date="2024-06-10T10:13:00Z">
            <w:r w:rsidR="00F62293">
              <w:t xml:space="preserve"> </w:t>
            </w:r>
          </w:ins>
          <w:ins w:id="1399" w:author="Damien Riehl" w:date="2024-03-10T17:28:00Z">
            <w:r>
              <w:t xml:space="preserve">delivery of legal services. </w:t>
            </w:r>
            <w:del w:id="1400" w:author="Roger Haydock" w:date="2024-06-10T10:13:00Z">
              <w:r w:rsidDel="00F62293">
                <w:delText>The question is merely “how soon?”</w:delText>
              </w:r>
            </w:del>
          </w:ins>
        </w:p>
        <w:p w14:paraId="77D57039" w14:textId="4E1D9240" w:rsidR="005B7397" w:rsidDel="00E80D99" w:rsidRDefault="005B7397" w:rsidP="0004147C">
          <w:pPr>
            <w:pStyle w:val="TextParagraph"/>
            <w:rPr>
              <w:ins w:id="1401" w:author="Roger Haydock" w:date="2023-10-11T09:37:00Z"/>
              <w:del w:id="1402" w:author="Damien Riehl" w:date="2024-03-10T17:28:00Z"/>
            </w:rPr>
          </w:pPr>
          <w:moveToRangeStart w:id="1403" w:author="Roger Haydock" w:date="2023-10-11T09:37:00Z" w:name="move147909486"/>
          <w:moveTo w:id="1404" w:author="Roger Haydock" w:date="2023-10-11T09:37:00Z">
            <w:del w:id="1405" w:author="Damien Riehl" w:date="2024-03-10T17:28:00Z">
              <w:r w:rsidRPr="0004147C" w:rsidDel="00E80D99">
                <w:delText>The Legal Watson</w:delText>
              </w:r>
              <w:r w:rsidDel="00E80D99">
                <w:delText>—</w:delText>
              </w:r>
              <w:r w:rsidRPr="0004147C" w:rsidDel="00E80D99">
                <w:delText>America’s “smartest lawyer”</w:delText>
              </w:r>
              <w:r w:rsidDel="00E80D99">
                <w:delText>—</w:delText>
              </w:r>
              <w:r w:rsidRPr="0004147C" w:rsidDel="00E80D99">
                <w:delText>is quite likely forthcoming</w:delText>
              </w:r>
              <w:r w:rsidDel="00E80D99">
                <w:delText>, “who” will have access to all sources of the law</w:delText>
              </w:r>
            </w:del>
          </w:moveTo>
          <w:ins w:id="1406" w:author="Roger Haydock" w:date="2023-10-11T09:39:00Z">
            <w:del w:id="1407" w:author="Damien Riehl" w:date="2024-03-10T17:28:00Z">
              <w:r w:rsidDel="00E80D99">
                <w:delText xml:space="preserve"> and</w:delText>
              </w:r>
            </w:del>
          </w:ins>
          <w:ins w:id="1408" w:author="Roger Haydock" w:date="2023-10-11T09:38:00Z">
            <w:del w:id="1409" w:author="Damien Riehl" w:date="2024-03-10T17:28:00Z">
              <w:r w:rsidDel="00E80D99">
                <w:delText xml:space="preserve"> be available to assist with the practice of law and trial advocacy.</w:delText>
              </w:r>
            </w:del>
          </w:ins>
          <w:moveTo w:id="1410" w:author="Roger Haydock" w:date="2023-10-11T09:37:00Z">
            <w:del w:id="1411" w:author="Damien Riehl" w:date="2024-03-10T17:28:00Z">
              <w:r w:rsidDel="00E80D99">
                <w:delText>.</w:delText>
              </w:r>
            </w:del>
          </w:moveTo>
          <w:moveToRangeEnd w:id="1403"/>
        </w:p>
        <w:p w14:paraId="71D4B6AA" w14:textId="51AEF18D" w:rsidR="00347B7C" w:rsidDel="005B7397" w:rsidRDefault="00D750D6" w:rsidP="0004147C">
          <w:pPr>
            <w:pStyle w:val="TextParagraph"/>
            <w:rPr>
              <w:del w:id="1412" w:author="Roger Haydock" w:date="2023-10-11T09:38:00Z"/>
            </w:rPr>
          </w:pPr>
          <w:del w:id="1413" w:author="Damien Riehl" w:date="2024-03-10T17:28:00Z">
            <w:r w:rsidRPr="0004147C" w:rsidDel="00E80D99">
              <w:delText xml:space="preserve">And </w:delText>
            </w:r>
          </w:del>
          <w:ins w:id="1414" w:author="Roger Haydock" w:date="2023-10-11T09:37:00Z">
            <w:del w:id="1415" w:author="Damien Riehl" w:date="2024-03-10T17:28:00Z">
              <w:r w:rsidR="005B7397" w:rsidDel="00E80D99">
                <w:delText>A</w:delText>
              </w:r>
            </w:del>
          </w:ins>
          <w:del w:id="1416" w:author="Damien Riehl" w:date="2024-03-10T17:28:00Z">
            <w:r w:rsidRPr="0004147C" w:rsidDel="00E80D99">
              <w:delText>artificial intelligence is transforming the traditional delivery of legal services.</w:delText>
            </w:r>
          </w:del>
          <w:ins w:id="1417" w:author="Roger Haydock" w:date="2023-10-11T09:38:00Z">
            <w:r w:rsidR="005B7397">
              <w:t xml:space="preserve"> </w:t>
            </w:r>
          </w:ins>
        </w:p>
        <w:p w14:paraId="0FC9655A" w14:textId="5E201DC7" w:rsidR="00E80D99" w:rsidRDefault="00E80D99" w:rsidP="005B7397">
          <w:pPr>
            <w:pStyle w:val="TextParagraph"/>
            <w:rPr>
              <w:ins w:id="1418" w:author="Damien Riehl" w:date="2024-03-10T17:32:00Z"/>
            </w:rPr>
          </w:pPr>
          <w:ins w:id="1419" w:author="Damien Riehl" w:date="2024-03-10T17:29:00Z">
            <w:del w:id="1420" w:author="Roger Haydock" w:date="2024-06-10T10:19:00Z">
              <w:r w:rsidDel="007C08CE">
                <w:delText>Data</w:delText>
              </w:r>
            </w:del>
          </w:ins>
          <w:ins w:id="1421" w:author="Roger Haydock" w:date="2024-06-10T10:19:00Z">
            <w:r w:rsidR="007C08CE">
              <w:t>AI</w:t>
            </w:r>
          </w:ins>
          <w:ins w:id="1422" w:author="Damien Riehl" w:date="2024-03-10T17:29:00Z">
            <w:r>
              <w:t xml:space="preserve"> science has a </w:t>
            </w:r>
          </w:ins>
          <w:ins w:id="1423" w:author="Damien Riehl" w:date="2024-03-10T17:30:00Z">
            <w:r>
              <w:t>truism</w:t>
            </w:r>
          </w:ins>
          <w:ins w:id="1424" w:author="Damien Riehl" w:date="2024-03-10T17:29:00Z">
            <w:r>
              <w:t xml:space="preserve">: </w:t>
            </w:r>
          </w:ins>
          <w:ins w:id="1425" w:author="Damien Riehl" w:date="2024-03-10T17:28:00Z">
            <w:r>
              <w:t>“Not everything th</w:t>
            </w:r>
          </w:ins>
          <w:ins w:id="1426" w:author="Damien Riehl" w:date="2024-03-10T17:29:00Z">
            <w:r>
              <w:t>at</w:t>
            </w:r>
          </w:ins>
          <w:ins w:id="1427" w:author="Damien Riehl" w:date="2024-03-10T17:30:00Z">
            <w:r>
              <w:t xml:space="preserve"> can be</w:t>
            </w:r>
          </w:ins>
          <w:ins w:id="1428" w:author="Damien Riehl" w:date="2024-03-10T17:29:00Z">
            <w:r>
              <w:t xml:space="preserve"> counted count</w:t>
            </w:r>
          </w:ins>
          <w:ins w:id="1429" w:author="Damien Riehl" w:date="2024-03-10T17:30:00Z">
            <w:r>
              <w:t>s</w:t>
            </w:r>
          </w:ins>
          <w:ins w:id="1430" w:author="Damien Riehl" w:date="2024-03-10T17:29:00Z">
            <w:r>
              <w:t xml:space="preserve">; not everything that counts can be counted.” </w:t>
            </w:r>
          </w:ins>
          <w:ins w:id="1431" w:author="Damien Riehl" w:date="2024-03-10T17:30:00Z">
            <w:r>
              <w:t>In the law, many things count</w:t>
            </w:r>
          </w:ins>
          <w:ins w:id="1432" w:author="Damien Riehl" w:date="2024-03-10T17:34:00Z">
            <w:r>
              <w:t xml:space="preserve"> (e.g., effective arguments, claims, defenses, applicable rules)</w:t>
            </w:r>
          </w:ins>
          <w:ins w:id="1433" w:author="Damien Riehl" w:date="2024-03-10T17:30:00Z">
            <w:r>
              <w:t>.</w:t>
            </w:r>
          </w:ins>
          <w:ins w:id="1434" w:author="Damien Riehl" w:date="2024-03-10T17:35:00Z">
            <w:r>
              <w:t xml:space="preserve"> In software, many of </w:t>
            </w:r>
          </w:ins>
          <w:ins w:id="1435" w:author="Damien Riehl" w:date="2024-03-10T17:34:00Z">
            <w:r>
              <w:t xml:space="preserve">those things </w:t>
            </w:r>
          </w:ins>
          <w:ins w:id="1436" w:author="Damien Riehl" w:date="2024-03-10T17:35:00Z">
            <w:r>
              <w:t xml:space="preserve">can be </w:t>
            </w:r>
          </w:ins>
          <w:ins w:id="1437" w:author="Damien Riehl" w:date="2024-03-10T17:31:00Z">
            <w:r>
              <w:t>counted; others cannot. Did the judge and your opposing counsel get in</w:t>
            </w:r>
          </w:ins>
          <w:ins w:id="1438" w:author="Roger Haydock" w:date="2024-03-12T14:00:00Z">
            <w:r w:rsidR="00FB1653">
              <w:t>to</w:t>
            </w:r>
          </w:ins>
          <w:ins w:id="1439" w:author="Damien Riehl" w:date="2024-03-10T17:31:00Z">
            <w:r>
              <w:t xml:space="preserve"> a </w:t>
            </w:r>
          </w:ins>
          <w:ins w:id="1440" w:author="Damien Riehl" w:date="2024-03-10T17:35:00Z">
            <w:r>
              <w:t xml:space="preserve">high-school </w:t>
            </w:r>
          </w:ins>
          <w:ins w:id="1441" w:author="Roger Haydock" w:date="2024-03-12T14:00:00Z">
            <w:r w:rsidR="00FB1653">
              <w:t xml:space="preserve">ruckus or college </w:t>
            </w:r>
          </w:ins>
          <w:ins w:id="1442" w:author="Roger Haydock" w:date="2024-03-12T13:59:00Z">
            <w:r w:rsidR="00FB1653">
              <w:t>brouhaha</w:t>
            </w:r>
          </w:ins>
          <w:ins w:id="1443" w:author="Damien Riehl" w:date="2024-03-10T17:31:00Z">
            <w:del w:id="1444" w:author="Roger Haydock" w:date="2024-03-12T13:59:00Z">
              <w:r w:rsidDel="00FB1653">
                <w:delText>fistfight</w:delText>
              </w:r>
            </w:del>
            <w:r>
              <w:t>? That counts, but in legal-research databases, that</w:t>
            </w:r>
          </w:ins>
          <w:ins w:id="1445" w:author="Damien Riehl" w:date="2024-03-10T17:35:00Z">
            <w:r>
              <w:t xml:space="preserve"> fact is</w:t>
            </w:r>
          </w:ins>
          <w:ins w:id="1446" w:author="Damien Riehl" w:date="2024-03-10T17:32:00Z">
            <w:r>
              <w:t xml:space="preserve"> unlikely to be counted.</w:t>
            </w:r>
          </w:ins>
          <w:ins w:id="1447" w:author="Damien Riehl" w:date="2024-03-10T17:31:00Z">
            <w:r>
              <w:t xml:space="preserve"> </w:t>
            </w:r>
          </w:ins>
          <w:ins w:id="1448" w:author="Damien Riehl" w:date="2024-03-10T17:36:00Z">
            <w:r>
              <w:t>Humans will often have an edge for “things that cannot be counted.”</w:t>
            </w:r>
          </w:ins>
        </w:p>
        <w:p w14:paraId="521CA222" w14:textId="052F920B" w:rsidR="00D25B15" w:rsidRDefault="00D25B15" w:rsidP="00D25B15">
          <w:pPr>
            <w:pStyle w:val="TextParagraph"/>
            <w:rPr>
              <w:ins w:id="1449" w:author="Damien Riehl" w:date="2024-03-10T17:41:00Z"/>
            </w:rPr>
          </w:pPr>
          <w:ins w:id="1450" w:author="Damien Riehl" w:date="2024-03-10T17:41:00Z">
            <w:r>
              <w:t xml:space="preserve">Augmented reality and virtual reality </w:t>
            </w:r>
          </w:ins>
          <w:ins w:id="1451" w:author="Damien Riehl" w:date="2024-03-10T17:42:00Z">
            <w:r>
              <w:t xml:space="preserve">(collectively, “XR”) </w:t>
            </w:r>
          </w:ins>
          <w:ins w:id="1452" w:author="Damien Riehl" w:date="2024-03-10T17:41:00Z">
            <w:r>
              <w:t>have some prom</w:t>
            </w:r>
          </w:ins>
          <w:ins w:id="1453" w:author="Damien Riehl" w:date="2024-03-10T17:42:00Z">
            <w:r>
              <w:t>ise, potentially enabling virtual legal experiences.</w:t>
            </w:r>
          </w:ins>
          <w:ins w:id="1454" w:author="Roger Haydock" w:date="2024-03-12T14:01:00Z">
            <w:r w:rsidR="00FB1653">
              <w:t xml:space="preserve"> </w:t>
            </w:r>
          </w:ins>
          <w:ins w:id="1455" w:author="Damien Riehl" w:date="2024-03-10T17:42:00Z">
            <w:del w:id="1456" w:author="Roger Haydock" w:date="2024-03-12T14:01:00Z">
              <w:r w:rsidDel="00FB1653">
                <w:delText xml:space="preserve"> </w:delText>
              </w:r>
            </w:del>
          </w:ins>
          <w:ins w:id="1457" w:author="Damien Riehl" w:date="2024-03-10T17:41:00Z">
            <w:r>
              <w:t xml:space="preserve">Simulated experiences </w:t>
            </w:r>
          </w:ins>
          <w:ins w:id="1458" w:author="Damien Riehl" w:date="2024-03-10T17:42:00Z">
            <w:r>
              <w:t xml:space="preserve">might </w:t>
            </w:r>
          </w:ins>
          <w:ins w:id="1459" w:author="Damien Riehl" w:date="2024-03-10T17:41:00Z">
            <w:r>
              <w:t>involv</w:t>
            </w:r>
          </w:ins>
          <w:ins w:id="1460" w:author="Damien Riehl" w:date="2024-03-10T17:42:00Z">
            <w:r>
              <w:t>e</w:t>
            </w:r>
          </w:ins>
          <w:ins w:id="1461" w:author="Damien Riehl" w:date="2024-03-10T17:41:00Z">
            <w:r>
              <w:t xml:space="preserve"> avatars </w:t>
            </w:r>
          </w:ins>
          <w:ins w:id="1462" w:author="Roger Haydock" w:date="2024-03-12T14:00:00Z">
            <w:r w:rsidR="00FB1653">
              <w:t xml:space="preserve">as </w:t>
            </w:r>
          </w:ins>
          <w:ins w:id="1463" w:author="Damien Riehl" w:date="2024-03-10T17:42:00Z">
            <w:r>
              <w:t xml:space="preserve">witnesses and advocates. </w:t>
            </w:r>
            <w:del w:id="1464" w:author="Roger Haydock" w:date="2024-03-12T14:02:00Z">
              <w:r w:rsidDel="00FB1653">
                <w:delText>Jur</w:delText>
              </w:r>
            </w:del>
          </w:ins>
          <w:ins w:id="1465" w:author="Damien Riehl" w:date="2024-03-10T17:43:00Z">
            <w:del w:id="1466" w:author="Roger Haydock" w:date="2024-03-12T14:02:00Z">
              <w:r w:rsidDel="00FB1653">
                <w:delText>ors</w:delText>
              </w:r>
            </w:del>
          </w:ins>
          <w:ins w:id="1467" w:author="Roger Haydock" w:date="2024-03-12T14:02:00Z">
            <w:r w:rsidR="00FB1653">
              <w:t>Fact finders</w:t>
            </w:r>
          </w:ins>
          <w:ins w:id="1468" w:author="Damien Riehl" w:date="2024-03-10T17:43:00Z">
            <w:r>
              <w:t xml:space="preserve"> might look at a</w:t>
            </w:r>
          </w:ins>
          <w:ins w:id="1469" w:author="Roger Haydock" w:date="2024-03-12T14:02:00Z">
            <w:r w:rsidR="00FB1653">
              <w:t xml:space="preserve">n accident </w:t>
            </w:r>
          </w:ins>
          <w:ins w:id="1470" w:author="Damien Riehl" w:date="2024-03-10T17:43:00Z">
            <w:del w:id="1471" w:author="Roger Haydock" w:date="2024-03-12T14:02:00Z">
              <w:r w:rsidDel="00FB1653">
                <w:delText xml:space="preserve"> </w:delText>
              </w:r>
            </w:del>
          </w:ins>
          <w:ins w:id="1472" w:author="Roger Haydock" w:date="2024-03-12T14:02:00Z">
            <w:r w:rsidR="00FB1653">
              <w:t xml:space="preserve">or </w:t>
            </w:r>
          </w:ins>
          <w:ins w:id="1473" w:author="Damien Riehl" w:date="2024-03-10T17:43:00Z">
            <w:r>
              <w:t>crime screen through</w:t>
            </w:r>
            <w:del w:id="1474" w:author="Roger Haydock" w:date="2024-03-12T14:03:00Z">
              <w:r w:rsidDel="00FB1653">
                <w:delText xml:space="preserve"> their</w:delText>
              </w:r>
            </w:del>
            <w:r>
              <w:t xml:space="preserve"> XR headsets. </w:t>
            </w:r>
          </w:ins>
          <w:ins w:id="1475" w:author="Damien Riehl" w:date="2024-03-10T17:41:00Z">
            <w:r>
              <w:t xml:space="preserve">Future developments </w:t>
            </w:r>
          </w:ins>
          <w:ins w:id="1476" w:author="Damien Riehl" w:date="2024-03-10T17:43:00Z">
            <w:r>
              <w:t xml:space="preserve">could </w:t>
            </w:r>
          </w:ins>
          <w:ins w:id="1477" w:author="Damien Riehl" w:date="2024-03-10T17:41:00Z">
            <w:r>
              <w:t>provide professional advocacy training opportunities and real life experiences that impact the way events occur and how people exchange information and outcomes.</w:t>
            </w:r>
          </w:ins>
        </w:p>
        <w:p w14:paraId="4DDBC37F" w14:textId="2DCAC392" w:rsidR="00E80D99" w:rsidDel="00D25B15" w:rsidRDefault="00E80D99" w:rsidP="00D25B15">
          <w:pPr>
            <w:pStyle w:val="TextParagraph"/>
            <w:rPr>
              <w:del w:id="1478" w:author="Damien Riehl" w:date="2024-03-10T17:40:00Z"/>
            </w:rPr>
          </w:pPr>
          <w:ins w:id="1479" w:author="Damien Riehl" w:date="2024-03-10T17:32:00Z">
            <w:del w:id="1480" w:author="Roger Haydock" w:date="2024-06-10T10:20:00Z">
              <w:r w:rsidDel="007C08CE">
                <w:delText>Data</w:delText>
              </w:r>
            </w:del>
          </w:ins>
          <w:ins w:id="1481" w:author="Roger Haydock" w:date="2024-06-10T10:20:00Z">
            <w:r w:rsidR="007C08CE">
              <w:t>Evidence</w:t>
            </w:r>
          </w:ins>
          <w:ins w:id="1482" w:author="Damien Riehl" w:date="2024-03-10T17:32:00Z">
            <w:r>
              <w:t xml:space="preserve"> </w:t>
            </w:r>
          </w:ins>
          <w:ins w:id="1483" w:author="Roger Haydock" w:date="2024-06-10T10:19:00Z">
            <w:r w:rsidR="007C08CE">
              <w:t xml:space="preserve">access </w:t>
            </w:r>
          </w:ins>
          <w:del w:id="1484" w:author="Damien Riehl" w:date="2024-03-10T17:32:00Z">
            <w:r w:rsidR="00D750D6" w:rsidRPr="0004147C" w:rsidDel="00E80D99">
              <w:delText xml:space="preserve">Mathematical and digital formulas </w:delText>
            </w:r>
          </w:del>
          <w:r w:rsidR="00D750D6" w:rsidRPr="0004147C">
            <w:t>can dra</w:t>
          </w:r>
          <w:r w:rsidR="00A669EB">
            <w:t>matically</w:t>
          </w:r>
          <w:r w:rsidR="00D750D6" w:rsidRPr="0004147C">
            <w:t xml:space="preserve"> </w:t>
          </w:r>
          <w:r w:rsidR="00A669EB">
            <w:t>help</w:t>
          </w:r>
          <w:r w:rsidR="00D750D6" w:rsidRPr="0004147C">
            <w:t xml:space="preserve"> advocates do their work. </w:t>
          </w:r>
          <w:ins w:id="1485" w:author="Damien Riehl" w:date="2024-03-10T17:32:00Z">
            <w:r>
              <w:t xml:space="preserve">Searching massive </w:t>
            </w:r>
          </w:ins>
          <w:del w:id="1486" w:author="Damien Riehl" w:date="2024-03-10T17:32:00Z">
            <w:r w:rsidR="00D750D6" w:rsidRPr="0004147C" w:rsidDel="00E80D99">
              <w:delText xml:space="preserve">E-discovery searches and automated </w:delText>
            </w:r>
          </w:del>
          <w:r w:rsidR="00D750D6" w:rsidRPr="0004147C">
            <w:t xml:space="preserve">document </w:t>
          </w:r>
          <w:r w:rsidR="00A669EB">
            <w:t>collections</w:t>
          </w:r>
          <w:r w:rsidR="00D750D6" w:rsidRPr="0004147C">
            <w:t xml:space="preserve"> can</w:t>
          </w:r>
          <w:r w:rsidR="00E770AA">
            <w:t xml:space="preserve"> </w:t>
          </w:r>
          <w:r w:rsidR="00D750D6" w:rsidRPr="0004147C">
            <w:t>substantially enhance</w:t>
          </w:r>
          <w:r w:rsidR="00A669EB">
            <w:t xml:space="preserve"> the gathering of </w:t>
          </w:r>
          <w:del w:id="1487" w:author="Roger Haydock" w:date="2024-06-10T10:20:00Z">
            <w:r w:rsidR="00A669EB" w:rsidDel="007C08CE">
              <w:delText>evidence</w:delText>
            </w:r>
          </w:del>
          <w:ins w:id="1488" w:author="Roger Haydock" w:date="2024-06-10T10:20:00Z">
            <w:r w:rsidR="007C08CE">
              <w:t>relevant facts</w:t>
            </w:r>
          </w:ins>
          <w:r w:rsidR="00D750D6" w:rsidRPr="0004147C">
            <w:t xml:space="preserve">. New information can be discovered that presently is not readily discernable by humans, with factual patterns beyond the reach of manual analysis </w:t>
          </w:r>
          <w:r w:rsidR="00A669EB">
            <w:t>readily</w:t>
          </w:r>
          <w:r w:rsidR="00D750D6" w:rsidRPr="0004147C">
            <w:t xml:space="preserve"> revealed by computers. </w:t>
          </w:r>
          <w:moveFromRangeStart w:id="1489" w:author="Roger Haydock" w:date="2023-10-11T09:37:00Z" w:name="move147909486"/>
          <w:moveFrom w:id="1490" w:author="Roger Haydock" w:date="2023-10-11T09:37:00Z">
            <w:r w:rsidR="00D750D6" w:rsidRPr="0004147C" w:rsidDel="005B7397">
              <w:t>The Legal Watson</w:t>
            </w:r>
            <w:r w:rsidR="00E84388" w:rsidDel="005B7397">
              <w:t>—</w:t>
            </w:r>
            <w:r w:rsidR="00D750D6" w:rsidRPr="0004147C" w:rsidDel="005B7397">
              <w:t>America’s “smartest lawyer”</w:t>
            </w:r>
            <w:r w:rsidR="00E84388" w:rsidDel="005B7397">
              <w:t>—</w:t>
            </w:r>
            <w:r w:rsidR="00D750D6" w:rsidRPr="0004147C" w:rsidDel="005B7397">
              <w:t>is quite likely forthcoming</w:t>
            </w:r>
            <w:r w:rsidR="005C2568" w:rsidDel="005B7397">
              <w:t>, “who” will have access to all sources of the law.</w:t>
            </w:r>
          </w:moveFrom>
          <w:moveFromRangeEnd w:id="1489"/>
        </w:p>
        <w:p w14:paraId="7F8A5CF7" w14:textId="77777777" w:rsidR="00D25B15" w:rsidRDefault="00A669EB" w:rsidP="00D25B15">
          <w:pPr>
            <w:pStyle w:val="TextParagraph"/>
            <w:rPr>
              <w:ins w:id="1491" w:author="Damien Riehl" w:date="2024-03-10T17:41:00Z"/>
            </w:rPr>
          </w:pPr>
          <w:del w:id="1492" w:author="Damien Riehl" w:date="2024-03-10T17:41:00Z">
            <w:r w:rsidDel="00D25B15">
              <w:delText xml:space="preserve">A variation of AI involves virtual reality software and hardware. Simulated experiences involving avatars currently provide entertaining and educational opportunities. Future developments </w:delText>
            </w:r>
          </w:del>
          <w:ins w:id="1493" w:author="Roger Haydock" w:date="2023-10-11T09:41:00Z">
            <w:del w:id="1494" w:author="Damien Riehl" w:date="2024-03-10T17:41:00Z">
              <w:r w:rsidR="005B7397" w:rsidDel="00D25B15">
                <w:delText xml:space="preserve">will </w:delText>
              </w:r>
            </w:del>
          </w:ins>
          <w:del w:id="1495" w:author="Damien Riehl" w:date="2024-03-10T17:41:00Z">
            <w:r w:rsidDel="00D25B15">
              <w:delText>may provide</w:delText>
            </w:r>
          </w:del>
          <w:ins w:id="1496" w:author="Roger Haydock" w:date="2023-10-11T09:41:00Z">
            <w:del w:id="1497" w:author="Damien Riehl" w:date="2024-03-10T17:41:00Z">
              <w:r w:rsidR="005B7397" w:rsidDel="00D25B15">
                <w:delText xml:space="preserve"> professional advocacy training opportunities and</w:delText>
              </w:r>
            </w:del>
          </w:ins>
          <w:del w:id="1498" w:author="Damien Riehl" w:date="2024-03-10T17:41:00Z">
            <w:r w:rsidDel="00D25B15">
              <w:delText xml:space="preserve"> real lif</w:delText>
            </w:r>
          </w:del>
          <w:ins w:id="1499" w:author="Roger Haydock" w:date="2023-10-11T09:41:00Z">
            <w:del w:id="1500" w:author="Damien Riehl" w:date="2024-03-10T17:41:00Z">
              <w:r w:rsidR="005B7397" w:rsidDel="00D25B15">
                <w:delText>e</w:delText>
              </w:r>
            </w:del>
          </w:ins>
          <w:del w:id="1501" w:author="Damien Riehl" w:date="2024-03-10T17:41:00Z">
            <w:r w:rsidDel="00D25B15">
              <w:delText>e professional experiences that impact the way events occur and how people exchange information and outcomes.</w:delText>
            </w:r>
          </w:del>
        </w:p>
        <w:p w14:paraId="47D6E320" w14:textId="41DB17D7" w:rsidR="00FB1653" w:rsidRDefault="00D25B15" w:rsidP="00D25B15">
          <w:pPr>
            <w:pStyle w:val="TextParagraph"/>
            <w:rPr>
              <w:ins w:id="1502" w:author="Roger Haydock" w:date="2024-03-12T14:04:00Z"/>
            </w:rPr>
          </w:pPr>
          <w:ins w:id="1503" w:author="Damien Riehl" w:date="2024-03-10T17:40:00Z">
            <w:r>
              <w:lastRenderedPageBreak/>
              <w:t xml:space="preserve">A developing field called “affective computing” allows machines to discern human emotions—through video, audio, and words spoken. This field holds significant potential in the legal domain, particularly in trial advocacy. By better detecting and analyzing human emotions, legal professionals (and perhaps decision makers) can gain insights into witness credibility, juror reactions, and courtroom </w:t>
            </w:r>
            <w:del w:id="1504" w:author="Roger Haydock" w:date="2024-06-04T12:51:00Z">
              <w:r w:rsidDel="00E6039B">
                <w:delText>proceeding</w:delText>
              </w:r>
            </w:del>
          </w:ins>
          <w:ins w:id="1505" w:author="Roger Haydock" w:date="2024-06-04T12:51:00Z">
            <w:r w:rsidR="00E6039B">
              <w:t>outcomes.</w:t>
            </w:r>
          </w:ins>
          <w:ins w:id="1506" w:author="Damien Riehl" w:date="2024-03-10T17:40:00Z">
            <w:del w:id="1507" w:author="Roger Haydock" w:date="2024-06-04T12:50:00Z">
              <w:r w:rsidDel="00E6039B">
                <w:delText>s</w:delText>
              </w:r>
            </w:del>
          </w:ins>
          <w:ins w:id="1508" w:author="Roger Haydock" w:date="2024-06-04T12:50:00Z">
            <w:r w:rsidR="00E6039B">
              <w:t xml:space="preserve"> </w:t>
            </w:r>
          </w:ins>
          <w:ins w:id="1509" w:author="Damien Riehl" w:date="2024-03-10T17:40:00Z">
            <w:del w:id="1510" w:author="Roger Haydock" w:date="2024-06-04T12:50:00Z">
              <w:r w:rsidDel="00E6039B">
                <w:delText>’ emotional tone.</w:delText>
              </w:r>
            </w:del>
            <w:r>
              <w:t xml:space="preserve"> For instance, emotion recognition software can be used to evaluate witness sincerity, or the technology might assess the impact of arguments on a jury</w:t>
            </w:r>
          </w:ins>
          <w:ins w:id="1511" w:author="Roger Haydock" w:date="2024-06-04T12:52:00Z">
            <w:r w:rsidR="00E6039B">
              <w:t xml:space="preserve"> or a judge</w:t>
            </w:r>
          </w:ins>
          <w:ins w:id="1512" w:author="Damien Riehl" w:date="2024-03-10T17:40:00Z">
            <w:r>
              <w:t xml:space="preserve">. </w:t>
            </w:r>
          </w:ins>
        </w:p>
        <w:p w14:paraId="3F2D965C" w14:textId="281AF160" w:rsidR="00D25B15" w:rsidRDefault="00D25B15" w:rsidP="00D25B15">
          <w:pPr>
            <w:pStyle w:val="TextParagraph"/>
            <w:rPr>
              <w:ins w:id="1513" w:author="Roger Haydock" w:date="2024-06-04T14:25:00Z"/>
            </w:rPr>
          </w:pPr>
          <w:ins w:id="1514" w:author="Damien Riehl" w:date="2024-03-10T17:40:00Z">
            <w:r>
              <w:t>Affective computing could also aid in the selection of jurors by analyzing their nonverbal cues for biases or predispositions. Lawyers and courts should understand this technology’s capabilities and ethical implications, ensuring its responsible integration into trial preparation and courtroom strategy.</w:t>
            </w:r>
          </w:ins>
          <w:ins w:id="1515" w:author="Roger Haydock" w:date="2024-03-12T14:04:00Z">
            <w:r w:rsidR="00FB1653">
              <w:t xml:space="preserve"> It may </w:t>
            </w:r>
          </w:ins>
          <w:ins w:id="1516" w:author="Roger Haydock" w:date="2024-03-12T14:06:00Z">
            <w:r w:rsidR="00FB1653">
              <w:t xml:space="preserve">well </w:t>
            </w:r>
          </w:ins>
          <w:ins w:id="1517" w:author="Roger Haydock" w:date="2024-03-12T14:04:00Z">
            <w:r w:rsidR="00FB1653">
              <w:t>be that human</w:t>
            </w:r>
          </w:ins>
          <w:ins w:id="1518" w:author="Roger Haydock" w:date="2024-03-12T14:05:00Z">
            <w:r w:rsidR="00FB1653">
              <w:t xml:space="preserve"> assessment</w:t>
            </w:r>
          </w:ins>
          <w:ins w:id="1519" w:author="Roger Haydock" w:date="2024-03-12T14:04:00Z">
            <w:r w:rsidR="00FB1653">
              <w:t>, however imp</w:t>
            </w:r>
          </w:ins>
          <w:ins w:id="1520" w:author="Roger Haydock" w:date="2024-03-12T14:05:00Z">
            <w:r w:rsidR="00FB1653">
              <w:t>erfect, may be the best way to discern whether witn</w:t>
            </w:r>
          </w:ins>
          <w:ins w:id="1521" w:author="Roger Haydock" w:date="2024-03-12T14:06:00Z">
            <w:r w:rsidR="00FB1653">
              <w:t xml:space="preserve">esses are telling the truth and parties are deserving of victory. </w:t>
            </w:r>
          </w:ins>
        </w:p>
        <w:p w14:paraId="4B18955E" w14:textId="7377D498" w:rsidR="00882FB6" w:rsidRDefault="00882FB6" w:rsidP="00D25B15">
          <w:pPr>
            <w:pStyle w:val="TextParagraph"/>
          </w:pPr>
          <w:ins w:id="1522" w:author="Roger Haydock" w:date="2024-06-04T14:26:00Z">
            <w:r>
              <w:t xml:space="preserve">These AI developments will </w:t>
            </w:r>
          </w:ins>
          <w:ins w:id="1523" w:author="Roger Haydock" w:date="2024-06-04T14:30:00Z">
            <w:r>
              <w:t xml:space="preserve">aid and </w:t>
            </w:r>
          </w:ins>
          <w:ins w:id="1524" w:author="Roger Haydock" w:date="2024-06-04T14:26:00Z">
            <w:r>
              <w:t xml:space="preserve">augment the work of </w:t>
            </w:r>
          </w:ins>
          <w:ins w:id="1525" w:author="Roger Haydock" w:date="2024-06-04T14:27:00Z">
            <w:r>
              <w:t>lawyers</w:t>
            </w:r>
          </w:ins>
          <w:ins w:id="1526" w:author="Roger Haydock" w:date="2024-06-04T14:26:00Z">
            <w:r>
              <w:t xml:space="preserve"> but not replace</w:t>
            </w:r>
          </w:ins>
          <w:ins w:id="1527" w:author="Roger Haydock" w:date="2024-06-04T14:27:00Z">
            <w:r>
              <w:t xml:space="preserve"> the role and involvement of advocates. Counsel will continue to </w:t>
            </w:r>
          </w:ins>
          <w:ins w:id="1528" w:author="Roger Haydock" w:date="2024-06-04T14:28:00Z">
            <w:r>
              <w:t xml:space="preserve">advise clients, </w:t>
            </w:r>
          </w:ins>
          <w:ins w:id="1529" w:author="Roger Haydock" w:date="2024-06-04T14:30:00Z">
            <w:r>
              <w:t xml:space="preserve">select </w:t>
            </w:r>
          </w:ins>
          <w:ins w:id="1530" w:author="Roger Haydock" w:date="2024-06-04T14:28:00Z">
            <w:r>
              <w:t xml:space="preserve">strategies and tactics, and implement </w:t>
            </w:r>
          </w:ins>
          <w:ins w:id="1531" w:author="Roger Haydock" w:date="2024-06-04T14:29:00Z">
            <w:r>
              <w:t xml:space="preserve">these </w:t>
            </w:r>
          </w:ins>
          <w:ins w:id="1532" w:author="Roger Haydock" w:date="2024-06-04T14:30:00Z">
            <w:r>
              <w:t xml:space="preserve">decisions. Attorneys, as will be </w:t>
            </w:r>
          </w:ins>
          <w:ins w:id="1533" w:author="Roger Haydock" w:date="2024-06-04T14:31:00Z">
            <w:r>
              <w:t>emphasized</w:t>
            </w:r>
          </w:ins>
          <w:ins w:id="1534" w:author="Roger Haydock" w:date="2024-06-04T14:30:00Z">
            <w:r>
              <w:t xml:space="preserve"> through</w:t>
            </w:r>
          </w:ins>
          <w:ins w:id="1535" w:author="Roger Haydock" w:date="2024-06-04T14:31:00Z">
            <w:r>
              <w:t xml:space="preserve">out </w:t>
            </w:r>
          </w:ins>
          <w:ins w:id="1536" w:author="Roger Haydock" w:date="2024-06-04T14:30:00Z">
            <w:r>
              <w:t xml:space="preserve">this </w:t>
            </w:r>
          </w:ins>
          <w:ins w:id="1537" w:author="Roger Haydock" w:date="2024-06-04T14:31:00Z">
            <w:r>
              <w:t>text</w:t>
            </w:r>
          </w:ins>
          <w:ins w:id="1538" w:author="Roger Haydock" w:date="2024-06-04T14:32:00Z">
            <w:r>
              <w:t>,</w:t>
            </w:r>
          </w:ins>
          <w:ins w:id="1539" w:author="Roger Haydock" w:date="2024-06-04T14:31:00Z">
            <w:r>
              <w:t xml:space="preserve"> remain ultimately accountable and responsible for their</w:t>
            </w:r>
          </w:ins>
          <w:ins w:id="1540" w:author="Roger Haydock" w:date="2024-06-04T14:32:00Z">
            <w:r>
              <w:t xml:space="preserve"> efforts and </w:t>
            </w:r>
          </w:ins>
          <w:ins w:id="1541" w:author="Roger Haydock" w:date="2024-06-04T14:34:00Z">
            <w:r>
              <w:t>endeavors</w:t>
            </w:r>
          </w:ins>
          <w:ins w:id="1542" w:author="Roger Haydock" w:date="2024-06-04T14:33:00Z">
            <w:r>
              <w:t xml:space="preserve">. </w:t>
            </w:r>
          </w:ins>
          <w:ins w:id="1543" w:author="Roger Haydock" w:date="2024-06-04T14:31:00Z">
            <w:r>
              <w:t xml:space="preserve"> </w:t>
            </w:r>
          </w:ins>
        </w:p>
        <w:p w14:paraId="24503AA2" w14:textId="2111D4F7" w:rsidR="00D750D6" w:rsidRDefault="0004147C" w:rsidP="00717E75">
          <w:pPr>
            <w:pStyle w:val="Head2"/>
          </w:pPr>
          <w:bookmarkStart w:id="1544" w:name="_Toc26779230"/>
          <w:bookmarkStart w:id="1545" w:name="_Toc36111364"/>
          <w:r>
            <w:t>F.</w:t>
          </w:r>
          <w:r>
            <w:tab/>
          </w:r>
          <w:ins w:id="1546" w:author="Damien Riehl" w:date="2024-03-10T17:43:00Z">
            <w:r w:rsidR="00D25B15">
              <w:t>CHATBOTS</w:t>
            </w:r>
          </w:ins>
          <w:del w:id="1547" w:author="Damien Riehl" w:date="2024-03-10T17:43:00Z">
            <w:r w:rsidDel="00D25B15">
              <w:delText>Lawbot Communications</w:delText>
            </w:r>
          </w:del>
          <w:bookmarkEnd w:id="1544"/>
          <w:bookmarkEnd w:id="1545"/>
        </w:p>
        <w:p w14:paraId="34CEF562" w14:textId="45DB6D24" w:rsidR="00D25B15" w:rsidRDefault="00D750D6" w:rsidP="00D750D6">
          <w:pPr>
            <w:pStyle w:val="TextParagraph"/>
            <w:rPr>
              <w:ins w:id="1548" w:author="Damien Riehl" w:date="2024-03-10T17:46:00Z"/>
            </w:rPr>
          </w:pPr>
          <w:r>
            <w:t>A chatbot is a</w:t>
          </w:r>
          <w:ins w:id="1549" w:author="Damien Riehl" w:date="2024-03-10T17:43:00Z">
            <w:r w:rsidR="00D25B15">
              <w:t xml:space="preserve"> </w:t>
            </w:r>
          </w:ins>
          <w:ins w:id="1550" w:author="Damien Riehl" w:date="2024-03-10T17:44:00Z">
            <w:r w:rsidR="00D25B15">
              <w:t xml:space="preserve">software interface </w:t>
            </w:r>
          </w:ins>
          <w:del w:id="1551" w:author="Damien Riehl" w:date="2024-03-10T17:44:00Z">
            <w:r w:rsidDel="00D25B15">
              <w:delText xml:space="preserve"> computer based data program </w:delText>
            </w:r>
          </w:del>
          <w:r>
            <w:t>that simulates intelligent conversations</w:t>
          </w:r>
          <w:ins w:id="1552" w:author="Damien Riehl" w:date="2024-03-10T17:44:00Z">
            <w:r w:rsidR="00D25B15">
              <w:t>.</w:t>
            </w:r>
          </w:ins>
          <w:r>
            <w:t xml:space="preserve"> </w:t>
          </w:r>
          <w:ins w:id="1553" w:author="Damien Riehl" w:date="2024-03-10T17:44:00Z">
            <w:r w:rsidR="00D25B15">
              <w:t xml:space="preserve">In the past, chatbots have been </w:t>
            </w:r>
          </w:ins>
          <w:ins w:id="1554" w:author="Roger Haydock" w:date="2024-03-12T14:07:00Z">
            <w:r w:rsidR="00FB1653">
              <w:t>effective</w:t>
            </w:r>
          </w:ins>
          <w:ins w:id="1555" w:author="Damien Riehl" w:date="2024-03-10T17:44:00Z">
            <w:del w:id="1556" w:author="Roger Haydock" w:date="2024-03-12T14:07:00Z">
              <w:r w:rsidR="00D25B15" w:rsidDel="00FB1653">
                <w:delText>good</w:delText>
              </w:r>
            </w:del>
            <w:r w:rsidR="00D25B15">
              <w:t xml:space="preserve">. With today’s LLMs, chatbots are even better. The Turing Test was envisioned in </w:t>
            </w:r>
          </w:ins>
          <w:ins w:id="1557" w:author="Damien Riehl" w:date="2024-03-10T17:45:00Z">
            <w:r w:rsidR="00D25B15">
              <w:t>1950, where Alan Turing thought that machines will have achieved human-like intelligence when a machine-created conversation was indiscernible from a human-created conversation.</w:t>
            </w:r>
          </w:ins>
          <w:ins w:id="1558" w:author="Damien Riehl" w:date="2024-03-10T17:44:00Z">
            <w:r w:rsidR="00D25B15">
              <w:t xml:space="preserve"> </w:t>
            </w:r>
          </w:ins>
          <w:ins w:id="1559" w:author="Damien Riehl" w:date="2024-03-10T17:46:00Z">
            <w:r w:rsidR="00D25B15">
              <w:t xml:space="preserve">With the advent of LLMs, the Turing Test is now history. Machines </w:t>
            </w:r>
          </w:ins>
          <w:ins w:id="1560" w:author="Damien Riehl" w:date="2024-03-10T17:51:00Z">
            <w:r w:rsidR="00D25B15">
              <w:t xml:space="preserve">can now </w:t>
            </w:r>
          </w:ins>
          <w:ins w:id="1561" w:author="Damien Riehl" w:date="2024-03-10T17:46:00Z">
            <w:r w:rsidR="00D25B15">
              <w:t xml:space="preserve">converse with us in a way that’s indistinguishable from humans. </w:t>
            </w:r>
          </w:ins>
          <w:del w:id="1562" w:author="Damien Riehl" w:date="2024-03-10T17:44:00Z">
            <w:r w:rsidDel="00D25B15">
              <w:delText xml:space="preserve">with humans. </w:delText>
            </w:r>
          </w:del>
        </w:p>
        <w:p w14:paraId="5FEA87E9" w14:textId="0C06F067" w:rsidR="00347B7C" w:rsidRDefault="00D750D6" w:rsidP="00D750D6">
          <w:pPr>
            <w:pStyle w:val="TextParagraph"/>
          </w:pPr>
          <w:r w:rsidRPr="00EF7776">
            <w:rPr>
              <w:szCs w:val="20"/>
            </w:rPr>
            <w:t xml:space="preserve">In the legal domain, </w:t>
          </w:r>
          <w:ins w:id="1563" w:author="Damien Riehl" w:date="2024-03-10T17:46:00Z">
            <w:r w:rsidR="00D25B15">
              <w:rPr>
                <w:szCs w:val="20"/>
              </w:rPr>
              <w:t xml:space="preserve">chatbots can </w:t>
            </w:r>
          </w:ins>
          <w:del w:id="1564" w:author="Damien Riehl" w:date="2024-03-10T17:46:00Z">
            <w:r w:rsidRPr="00EF7776" w:rsidDel="00D25B15">
              <w:rPr>
                <w:szCs w:val="20"/>
              </w:rPr>
              <w:delText>“lawbots” are being developed to</w:delText>
            </w:r>
            <w:r w:rsidDel="00D25B15">
              <w:rPr>
                <w:szCs w:val="20"/>
              </w:rPr>
              <w:delText xml:space="preserve"> </w:delText>
            </w:r>
          </w:del>
          <w:r w:rsidRPr="00C47C63">
            <w:rPr>
              <w:rFonts w:cs="Helvetica Neue"/>
              <w:szCs w:val="20"/>
            </w:rPr>
            <w:t>permit natural language interactions via text, voice</w:t>
          </w:r>
          <w:r w:rsidR="00A669EB">
            <w:rPr>
              <w:rFonts w:cs="Helvetica Neue"/>
              <w:szCs w:val="20"/>
            </w:rPr>
            <w:t>,</w:t>
          </w:r>
          <w:r w:rsidRPr="00C47C63">
            <w:rPr>
              <w:rFonts w:cs="Helvetica Neue"/>
              <w:szCs w:val="20"/>
            </w:rPr>
            <w:t xml:space="preserve"> or video with a computer learned in the law to gather information, conduct legal research, direct client interviews, </w:t>
          </w:r>
          <w:r>
            <w:rPr>
              <w:rFonts w:cs="Helvetica Neue"/>
              <w:szCs w:val="20"/>
            </w:rPr>
            <w:t>generate documents, review legal</w:t>
          </w:r>
          <w:r w:rsidRPr="00C47C63">
            <w:rPr>
              <w:rFonts w:cs="Helvetica Neue"/>
              <w:szCs w:val="20"/>
            </w:rPr>
            <w:t xml:space="preserve"> matters, </w:t>
          </w:r>
          <w:r>
            <w:rPr>
              <w:rFonts w:cs="Helvetica Neue"/>
              <w:szCs w:val="20"/>
            </w:rPr>
            <w:t>and engage in other law</w:t>
          </w:r>
          <w:r w:rsidRPr="00C47C63">
            <w:rPr>
              <w:rFonts w:cs="Helvetica Neue"/>
              <w:szCs w:val="20"/>
            </w:rPr>
            <w:t xml:space="preserve"> tasks. </w:t>
          </w:r>
          <w:ins w:id="1565" w:author="Damien Riehl" w:date="2024-03-10T17:47:00Z">
            <w:r w:rsidR="00D25B15">
              <w:rPr>
                <w:rFonts w:cs="Helvetica Neue"/>
                <w:szCs w:val="20"/>
              </w:rPr>
              <w:t xml:space="preserve">Chatbot deployments are common and will be increasingly used. </w:t>
            </w:r>
          </w:ins>
          <w:del w:id="1566" w:author="Damien Riehl" w:date="2024-03-10T17:47:00Z">
            <w:r w:rsidDel="00D25B15">
              <w:delText xml:space="preserve">You can search the Internet for the most current </w:delText>
            </w:r>
          </w:del>
          <w:ins w:id="1567" w:author="Roger Haydock" w:date="2023-10-11T09:43:00Z">
            <w:del w:id="1568" w:author="Damien Riehl" w:date="2024-03-10T17:47:00Z">
              <w:r w:rsidR="00D8695E" w:rsidDel="00D25B15">
                <w:delText xml:space="preserve">AI </w:delText>
              </w:r>
            </w:del>
          </w:ins>
          <w:del w:id="1569" w:author="Damien Riehl" w:date="2024-03-10T17:47:00Z">
            <w:r w:rsidDel="00D25B15">
              <w:delText xml:space="preserve">iterations. </w:delText>
            </w:r>
          </w:del>
          <w:r>
            <w:t xml:space="preserve">There are and will be successful commercial, proprietary, and governmental efforts to adopt and adapt </w:t>
          </w:r>
          <w:ins w:id="1570" w:author="Damien Riehl" w:date="2024-03-10T17:47:00Z">
            <w:r w:rsidR="00D25B15">
              <w:t xml:space="preserve">chatbots </w:t>
            </w:r>
          </w:ins>
          <w:del w:id="1571" w:author="Damien Riehl" w:date="2024-03-10T17:47:00Z">
            <w:r w:rsidDel="00D25B15">
              <w:delText xml:space="preserve">this technology </w:delText>
            </w:r>
          </w:del>
          <w:r>
            <w:t>to change and improve the practice of law.</w:t>
          </w:r>
        </w:p>
        <w:p w14:paraId="44FE0491" w14:textId="5E19CA9A" w:rsidR="00347B7C" w:rsidRDefault="00D750D6" w:rsidP="00717E75">
          <w:pPr>
            <w:pStyle w:val="TextParagraph"/>
          </w:pPr>
          <w:r>
            <w:t xml:space="preserve">Chatbot application platforms can and will provide legal transaction and dispute resolution legal services. </w:t>
          </w:r>
          <w:ins w:id="1572" w:author="Damien Riehl" w:date="2024-03-10T17:47:00Z">
            <w:r w:rsidR="00D25B15">
              <w:t>But t</w:t>
            </w:r>
          </w:ins>
          <w:del w:id="1573" w:author="Damien Riehl" w:date="2024-03-10T17:47:00Z">
            <w:r w:rsidDel="00D25B15">
              <w:delText>T</w:delText>
            </w:r>
          </w:del>
          <w:r>
            <w:t>here will always be the need for a human interface to ensure</w:t>
          </w:r>
          <w:r w:rsidR="00A669EB">
            <w:t xml:space="preserve"> that </w:t>
          </w:r>
          <w:r>
            <w:t>there are proper results and just outcomes. That human would be you.</w:t>
          </w:r>
        </w:p>
        <w:p w14:paraId="77BFF8E7" w14:textId="7CF1511C" w:rsidR="00D750D6" w:rsidRPr="002573A6" w:rsidRDefault="00717E75" w:rsidP="00FE3990">
          <w:pPr>
            <w:pStyle w:val="Head2"/>
          </w:pPr>
          <w:bookmarkStart w:id="1574" w:name="_Toc26779231"/>
          <w:bookmarkStart w:id="1575" w:name="_Toc36111365"/>
          <w:r>
            <w:lastRenderedPageBreak/>
            <w:t>G.</w:t>
          </w:r>
          <w:r>
            <w:tab/>
          </w:r>
          <w:r w:rsidR="00FE3990">
            <w:t>Lifestyles and Relationships</w:t>
          </w:r>
          <w:bookmarkEnd w:id="1574"/>
          <w:bookmarkEnd w:id="1575"/>
        </w:p>
        <w:p w14:paraId="746DA122" w14:textId="2B123BBF" w:rsidR="00F32099" w:rsidRDefault="00D750D6" w:rsidP="00717E75">
          <w:pPr>
            <w:pStyle w:val="TextParagraph"/>
          </w:pPr>
          <w:r w:rsidRPr="00840BA4">
            <w:t xml:space="preserve">Changing professional </w:t>
          </w:r>
          <w:ins w:id="1576" w:author="Damien Riehl" w:date="2024-03-10T17:48:00Z">
            <w:r w:rsidR="00D25B15">
              <w:t xml:space="preserve">lifestyles </w:t>
            </w:r>
          </w:ins>
          <w:del w:id="1577" w:author="Damien Riehl" w:date="2024-03-10T17:48:00Z">
            <w:r w:rsidRPr="00840BA4" w:rsidDel="00D25B15">
              <w:delText xml:space="preserve">life styles </w:delText>
            </w:r>
          </w:del>
          <w:r w:rsidRPr="00840BA4">
            <w:t>may affect how cases are tried</w:t>
          </w:r>
          <w:r w:rsidR="00347B7C">
            <w:t xml:space="preserve">. </w:t>
          </w:r>
          <w:r w:rsidRPr="00840BA4">
            <w:t xml:space="preserve">Trying cases can be a very exhausting and </w:t>
          </w:r>
          <w:ins w:id="1578" w:author="Damien Riehl" w:date="2024-03-10T17:48:00Z">
            <w:r w:rsidR="00D25B15">
              <w:t xml:space="preserve">time-consuming </w:t>
            </w:r>
          </w:ins>
          <w:del w:id="1579" w:author="Damien Riehl" w:date="2024-03-10T17:48:00Z">
            <w:r w:rsidRPr="00840BA4" w:rsidDel="00D25B15">
              <w:delText xml:space="preserve">time consuming </w:delText>
            </w:r>
          </w:del>
          <w:r w:rsidRPr="00840BA4">
            <w:t xml:space="preserve">experience, and professionals </w:t>
          </w:r>
          <w:r w:rsidR="00A669EB">
            <w:t xml:space="preserve">and participants </w:t>
          </w:r>
          <w:r w:rsidRPr="00840BA4">
            <w:t>may perceive that it ought to be replaced by a system of justice that is less onerous and arduous. A simpler and less time</w:t>
          </w:r>
          <w:r w:rsidR="00A669EB">
            <w:t>-</w:t>
          </w:r>
          <w:r w:rsidRPr="00840BA4">
            <w:t>intensive proc</w:t>
          </w:r>
          <w:r w:rsidR="00A669EB">
            <w:t>ess</w:t>
          </w:r>
          <w:r w:rsidRPr="00840BA4">
            <w:t xml:space="preserve"> may produce </w:t>
          </w:r>
          <w:r w:rsidR="00A669EB">
            <w:t>more affordable and accessible</w:t>
          </w:r>
          <w:r w:rsidR="00A669EB" w:rsidRPr="00840BA4">
            <w:t xml:space="preserve"> </w:t>
          </w:r>
          <w:r w:rsidRPr="00840BA4">
            <w:t>justice.</w:t>
          </w:r>
        </w:p>
        <w:p w14:paraId="24AA1AF0" w14:textId="1A6D76A7" w:rsidR="005C2568" w:rsidRDefault="00D750D6" w:rsidP="005C2568">
          <w:pPr>
            <w:pStyle w:val="TextParagraph"/>
          </w:pPr>
          <w:r w:rsidRPr="00840BA4">
            <w:t xml:space="preserve">Global transactions and international relationships will require responsive and effective ways to prevent and resolve disputes. </w:t>
          </w:r>
          <w:r>
            <w:t xml:space="preserve">Distances and time differences may require the development of more </w:t>
          </w:r>
          <w:r w:rsidR="00A669EB">
            <w:t xml:space="preserve">available </w:t>
          </w:r>
          <w:r>
            <w:t>processes. Continuing</w:t>
          </w:r>
          <w:r w:rsidRPr="00840BA4">
            <w:t xml:space="preserve"> differences among countries and cultures will affect how disputing parties will accept or expect their di</w:t>
          </w:r>
          <w:r>
            <w:t>sagreements</w:t>
          </w:r>
          <w:r w:rsidRPr="00840BA4">
            <w:t xml:space="preserve"> to be resolved</w:t>
          </w:r>
          <w:r w:rsidR="00A669EB">
            <w:t xml:space="preserve"> fairly and reasonably</w:t>
          </w:r>
          <w:r w:rsidRPr="00840BA4">
            <w:t>.</w:t>
          </w:r>
        </w:p>
        <w:p w14:paraId="1574EF79" w14:textId="06F8A567" w:rsidR="005C2568" w:rsidRDefault="005C2568" w:rsidP="002B4A6B">
          <w:pPr>
            <w:pStyle w:val="Head2"/>
          </w:pPr>
          <w:bookmarkStart w:id="1580" w:name="_Toc36111366"/>
          <w:r>
            <w:t>H.</w:t>
          </w:r>
          <w:r>
            <w:tab/>
          </w:r>
          <w:r w:rsidR="007C7BE5">
            <w:t>Developments and Reforms</w:t>
          </w:r>
          <w:bookmarkEnd w:id="1580"/>
        </w:p>
        <w:p w14:paraId="4DE7AF02" w14:textId="29D96D9E" w:rsidR="005C2568" w:rsidRPr="002B4A6B" w:rsidRDefault="005C2568" w:rsidP="002B4A6B">
          <w:pPr>
            <w:pStyle w:val="TextParagraph"/>
          </w:pPr>
          <w:r w:rsidRPr="002B4A6B">
            <w:t>The development of online and video communication methods may well modify advocacy proceedings including case presentations and evidence submissions. Advances in conducting meetings with web based applications and devices will continue to expand online interactions, video conferences, and mobile collaborations. Events and circumstances that limit distant and local travel and engagements require businesses and individuals to communicate and exchange information via remote communication services. These experiences may affect the way parties and attorneys adjust their work and how dispute resolution tribunals alter their procedures.</w:t>
          </w:r>
        </w:p>
        <w:p w14:paraId="6FAF4784" w14:textId="63241B84" w:rsidR="00F32099" w:rsidRDefault="005C2568" w:rsidP="002B4A6B">
          <w:pPr>
            <w:pStyle w:val="TextParagraph"/>
          </w:pPr>
          <w:r w:rsidRPr="002B4A6B">
            <w:t>Ongoing economic developments, community health issues, and societal transformations may contribute to further changes and reforms. It may be more economical and efficient to conduct some procedures from afar. It may be more prudent and sensible to conduct certain proceedings by way of video, audio, email, text, and innovative communications. The traditional ways advocacy has been conducted may evolve into various procedures, some of which would require legal and rule changes.</w:t>
          </w:r>
          <w:ins w:id="1581" w:author="Roger Haydock" w:date="2023-10-11T09:45:00Z">
            <w:r w:rsidR="00D8695E">
              <w:t xml:space="preserve"> Presently, many tribunals require that trials and evidentiary hearings </w:t>
            </w:r>
          </w:ins>
          <w:ins w:id="1582" w:author="Roger Haydock" w:date="2023-10-11T09:46:00Z">
            <w:r w:rsidR="00D8695E">
              <w:t xml:space="preserve">be conducted in person while motion and other proceedings </w:t>
            </w:r>
          </w:ins>
          <w:ins w:id="1583" w:author="Damien Riehl" w:date="2024-03-10T17:51:00Z">
            <w:r w:rsidR="00D25B15">
              <w:t xml:space="preserve">may </w:t>
            </w:r>
          </w:ins>
          <w:ins w:id="1584" w:author="Roger Haydock" w:date="2023-10-11T09:46:00Z">
            <w:del w:id="1585" w:author="Damien Riehl" w:date="2024-03-10T17:51:00Z">
              <w:r w:rsidR="00D8695E" w:rsidDel="00D25B15">
                <w:delText xml:space="preserve">are to </w:delText>
              </w:r>
            </w:del>
            <w:r w:rsidR="00D8695E">
              <w:t xml:space="preserve">be conducted remotely. </w:t>
            </w:r>
          </w:ins>
        </w:p>
        <w:p w14:paraId="363DDE5D" w14:textId="353181FC" w:rsidR="00F32099" w:rsidRDefault="005C2568" w:rsidP="002B4A6B">
          <w:pPr>
            <w:pStyle w:val="TextParagraph"/>
          </w:pPr>
          <w:r w:rsidRPr="002B4A6B">
            <w:t>F</w:t>
          </w:r>
          <w:ins w:id="1586" w:author="Roger Haydock" w:date="2023-10-11T09:46:00Z">
            <w:r w:rsidR="00D8695E">
              <w:t>urther</w:t>
            </w:r>
          </w:ins>
          <w:del w:id="1587" w:author="Roger Haydock" w:date="2023-10-11T09:46:00Z">
            <w:r w:rsidRPr="002B4A6B" w:rsidDel="00D8695E">
              <w:delText>or</w:delText>
            </w:r>
          </w:del>
          <w:r w:rsidRPr="002B4A6B">
            <w:t xml:space="preserve"> example</w:t>
          </w:r>
          <w:ins w:id="1588" w:author="Roger Haydock" w:date="2023-10-11T09:47:00Z">
            <w:r w:rsidR="00D8695E">
              <w:t>s include</w:t>
            </w:r>
          </w:ins>
          <w:del w:id="1589" w:author="Roger Haydock" w:date="2023-10-11T09:47:00Z">
            <w:r w:rsidRPr="002B4A6B" w:rsidDel="00D8695E">
              <w:delText>s</w:delText>
            </w:r>
          </w:del>
          <w:r w:rsidRPr="002B4A6B">
            <w:t xml:space="preserve">: More motions could be resolved through written electronic submissions. Civil jury trials may be regulated or delayed, as has happened in the past, due to societal disruptions or necessary reforms. Witnesses can present their stories through affidavits and declarations, more akin to continental legal proceedings. Document exhibits can be preserved on secure websites with password access by the participants. Advocates could present their openings and closings by means of printed submissions or interactive video. And decision makers and fact finders may use similar methods to manage witness examinations, obtain information, and decide cases. Temporary or systemic changes will need to </w:t>
          </w:r>
          <w:r w:rsidRPr="002B4A6B">
            <w:lastRenderedPageBreak/>
            <w:t xml:space="preserve">conform to our justice standards of providing just, speedy, and inexpensive determinations of cases. See </w:t>
          </w:r>
          <w:del w:id="1590" w:author="Roger Haydock" w:date="2024-05-26T11:24:00Z">
            <w:r w:rsidRPr="002B4A6B" w:rsidDel="004D682E">
              <w:delText>Fed.R.</w:delText>
            </w:r>
          </w:del>
          <w:ins w:id="1591" w:author="Roger Haydock" w:date="2024-05-26T11:24:00Z">
            <w:r w:rsidR="004D682E">
              <w:t xml:space="preserve"> Fed. R. </w:t>
            </w:r>
          </w:ins>
          <w:r w:rsidRPr="002B4A6B">
            <w:t>Civ.</w:t>
          </w:r>
          <w:ins w:id="1592" w:author="Roger Haydock" w:date="2024-05-26T11:24:00Z">
            <w:r w:rsidR="004D682E">
              <w:t xml:space="preserve"> </w:t>
            </w:r>
          </w:ins>
          <w:r w:rsidRPr="002B4A6B">
            <w:t>P. 1</w:t>
          </w:r>
          <w:r w:rsidR="002B4A6B">
            <w:fldChar w:fldCharType="begin"/>
          </w:r>
          <w:r w:rsidR="002B4A6B">
            <w:instrText xml:space="preserve"> TA \l "</w:instrText>
          </w:r>
          <w:r w:rsidR="002B4A6B" w:rsidRPr="00F21904">
            <w:instrText>Fed.R.Civ.</w:instrText>
          </w:r>
          <w:r w:rsidR="00C6115E" w:rsidRPr="00C6115E">
            <w:instrText>Proc.</w:instrText>
          </w:r>
          <w:r w:rsidR="002B4A6B" w:rsidRPr="00F21904">
            <w:instrText xml:space="preserve"> 1</w:instrText>
          </w:r>
          <w:r w:rsidR="002B4A6B">
            <w:instrText xml:space="preserve">" \s "Fed.R.Civ.P. 1" \c 9 </w:instrText>
          </w:r>
          <w:r w:rsidR="002B4A6B">
            <w:fldChar w:fldCharType="end"/>
          </w:r>
          <w:r w:rsidRPr="002B4A6B">
            <w:t>.</w:t>
          </w:r>
        </w:p>
        <w:p w14:paraId="33E00394" w14:textId="77777777" w:rsidR="00F32099" w:rsidRDefault="005C2568" w:rsidP="002B4A6B">
          <w:pPr>
            <w:pStyle w:val="TextParagraph"/>
          </w:pPr>
          <w:r w:rsidRPr="002B4A6B">
            <w:t>The goals and roles of an advocate are the same in all types of proceedings: to take effective actions to successfully advance the cause of the client and to achieve a favorable outcome. The case strategies and tactics available to lawyers are similar whether advocacy occurs in a trial or hearing room or in a video presentation or online. The applied techniques that may differ are discussed in the relevant sections throughout this book.</w:t>
          </w:r>
        </w:p>
        <w:p w14:paraId="77907769" w14:textId="20CB5747" w:rsidR="00D750D6" w:rsidRPr="006E5B3D" w:rsidRDefault="005C2568" w:rsidP="00717E75">
          <w:pPr>
            <w:pStyle w:val="Head2"/>
          </w:pPr>
          <w:bookmarkStart w:id="1593" w:name="_Toc26779232"/>
          <w:bookmarkStart w:id="1594" w:name="_Toc36111367"/>
          <w:r>
            <w:t>I</w:t>
          </w:r>
          <w:r w:rsidR="00717E75">
            <w:t>.</w:t>
          </w:r>
          <w:r w:rsidR="00717E75">
            <w:tab/>
          </w:r>
          <w:r w:rsidR="00FE3990" w:rsidRPr="00FE3990">
            <w:t>Predictive Prospects</w:t>
          </w:r>
          <w:bookmarkEnd w:id="1593"/>
          <w:bookmarkEnd w:id="1594"/>
        </w:p>
        <w:p w14:paraId="24633F00" w14:textId="15DA7E8C" w:rsidR="005F53B2" w:rsidRDefault="00D750D6" w:rsidP="00717E75">
          <w:pPr>
            <w:pStyle w:val="TextParagraph"/>
          </w:pPr>
          <w:r>
            <w:t>Historically, a</w:t>
          </w:r>
          <w:r w:rsidRPr="00066445">
            <w:t xml:space="preserve">nalogical reasoning </w:t>
          </w:r>
          <w:r>
            <w:t xml:space="preserve">was and </w:t>
          </w:r>
          <w:r w:rsidRPr="00066445">
            <w:t xml:space="preserve">is the basis of lawyer decision making. Casebook learning, </w:t>
          </w:r>
          <w:r>
            <w:t>the S</w:t>
          </w:r>
          <w:r w:rsidRPr="00066445">
            <w:t xml:space="preserve">ocratic method, </w:t>
          </w:r>
          <w:r>
            <w:t>logical</w:t>
          </w:r>
          <w:r w:rsidR="00A669EB">
            <w:t xml:space="preserve"> assessments,</w:t>
          </w:r>
          <w:r w:rsidRPr="00066445">
            <w:t xml:space="preserve"> </w:t>
          </w:r>
          <w:r>
            <w:t xml:space="preserve">and </w:t>
          </w:r>
          <w:r w:rsidRPr="00066445">
            <w:t xml:space="preserve">inductive </w:t>
          </w:r>
          <w:r>
            <w:t xml:space="preserve">and deductive </w:t>
          </w:r>
          <w:r w:rsidRPr="00066445">
            <w:t>analys</w:t>
          </w:r>
          <w:r>
            <w:t>e</w:t>
          </w:r>
          <w:r w:rsidRPr="00066445">
            <w:t>s</w:t>
          </w:r>
          <w:r>
            <w:t xml:space="preserve"> traditionally </w:t>
          </w:r>
          <w:r w:rsidRPr="00066445">
            <w:t>form</w:t>
          </w:r>
          <w:r>
            <w:t>ed</w:t>
          </w:r>
          <w:r w:rsidRPr="00066445">
            <w:t xml:space="preserve"> the basis of</w:t>
          </w:r>
          <w:r>
            <w:t xml:space="preserve"> thinking like a lawyer and law school curricula. Presently,</w:t>
          </w:r>
          <w:r w:rsidRPr="00066445">
            <w:t xml:space="preserve"> </w:t>
          </w:r>
          <w:r>
            <w:t xml:space="preserve">programmed learning, </w:t>
          </w:r>
          <w:r w:rsidRPr="00066445">
            <w:t>problem</w:t>
          </w:r>
          <w:r>
            <w:t xml:space="preserve"> analysis</w:t>
          </w:r>
          <w:r w:rsidRPr="00066445">
            <w:t xml:space="preserve">, seminar discussions, case studies, internship observations, externship </w:t>
          </w:r>
          <w:r w:rsidR="00A669EB">
            <w:t>programs</w:t>
          </w:r>
          <w:r w:rsidRPr="00066445">
            <w:t>,</w:t>
          </w:r>
          <w:r>
            <w:t xml:space="preserve"> </w:t>
          </w:r>
          <w:r w:rsidR="00A669EB">
            <w:t xml:space="preserve">practicum experiences, and </w:t>
          </w:r>
          <w:r w:rsidRPr="00066445">
            <w:t>clinical training</w:t>
          </w:r>
          <w:r>
            <w:t xml:space="preserve"> supplement basic law school education</w:t>
          </w:r>
          <w:r w:rsidR="00347B7C">
            <w:t xml:space="preserve">. </w:t>
          </w:r>
          <w:r w:rsidR="00A669EB">
            <w:t>Novel virtual reality technology involving simulated happenings and proceedings may augment professional legal training.</w:t>
          </w:r>
          <w:ins w:id="1595" w:author="Roger Haydock" w:date="2023-10-11T09:48:00Z">
            <w:r w:rsidR="00D8695E">
              <w:t xml:space="preserve"> The advance</w:t>
            </w:r>
          </w:ins>
          <w:ins w:id="1596" w:author="Damien Riehl" w:date="2024-03-10T17:52:00Z">
            <w:r w:rsidR="00D25B15">
              <w:t xml:space="preserve">ment of GenAI </w:t>
            </w:r>
          </w:ins>
          <w:ins w:id="1597" w:author="Roger Haydock" w:date="2024-06-04T12:56:00Z">
            <w:r w:rsidR="00E6039B">
              <w:t>and</w:t>
            </w:r>
          </w:ins>
          <w:ins w:id="1598" w:author="Damien Riehl" w:date="2024-03-10T17:52:00Z">
            <w:del w:id="1599" w:author="Roger Haydock" w:date="2024-06-04T12:56:00Z">
              <w:r w:rsidR="00D25B15" w:rsidDel="00E6039B">
                <w:delText>like</w:delText>
              </w:r>
            </w:del>
            <w:r w:rsidR="00D25B15">
              <w:t xml:space="preserve"> LLMs</w:t>
            </w:r>
          </w:ins>
          <w:ins w:id="1600" w:author="Roger Haydock" w:date="2023-10-11T09:48:00Z">
            <w:r w:rsidR="00D8695E">
              <w:t xml:space="preserve"> </w:t>
            </w:r>
            <w:del w:id="1601" w:author="Damien Riehl" w:date="2024-03-10T17:52:00Z">
              <w:r w:rsidR="00D8695E" w:rsidDel="00D25B15">
                <w:delText xml:space="preserve">of AI methodologies </w:delText>
              </w:r>
            </w:del>
            <w:r w:rsidR="00D8695E">
              <w:t xml:space="preserve">will </w:t>
            </w:r>
          </w:ins>
          <w:ins w:id="1602" w:author="Damien Riehl" w:date="2024-03-10T17:52:00Z">
            <w:r w:rsidR="00D25B15">
              <w:t xml:space="preserve">further </w:t>
            </w:r>
          </w:ins>
          <w:ins w:id="1603" w:author="Roger Haydock" w:date="2023-10-11T09:49:00Z">
            <w:r w:rsidR="00D8695E">
              <w:t>expand these prospects and e</w:t>
            </w:r>
          </w:ins>
          <w:ins w:id="1604" w:author="Roger Haydock" w:date="2023-10-11T09:50:00Z">
            <w:r w:rsidR="00D8695E">
              <w:t>ncounters</w:t>
            </w:r>
          </w:ins>
          <w:ins w:id="1605" w:author="Roger Haydock" w:date="2023-10-11T09:49:00Z">
            <w:r w:rsidR="00D8695E">
              <w:t>.</w:t>
            </w:r>
          </w:ins>
        </w:p>
        <w:p w14:paraId="2CBD1577" w14:textId="38EFED18" w:rsidR="005F53B2" w:rsidRDefault="00D750D6" w:rsidP="00717E75">
          <w:pPr>
            <w:pStyle w:val="TextParagraph"/>
          </w:pPr>
          <w:r>
            <w:t xml:space="preserve">Modern methods of assessment and analyses may </w:t>
          </w:r>
          <w:r w:rsidRPr="00066445">
            <w:t xml:space="preserve">provide </w:t>
          </w:r>
          <w:r>
            <w:t>renewed</w:t>
          </w:r>
          <w:r w:rsidRPr="00066445">
            <w:t xml:space="preserve"> </w:t>
          </w:r>
          <w:r w:rsidR="00A669EB">
            <w:t>avenues</w:t>
          </w:r>
          <w:r w:rsidRPr="00066445">
            <w:t xml:space="preserve"> of legal </w:t>
          </w:r>
          <w:r>
            <w:t xml:space="preserve">thinking and </w:t>
          </w:r>
          <w:r w:rsidRPr="00066445">
            <w:t xml:space="preserve">decision making. </w:t>
          </w:r>
          <w:r>
            <w:t xml:space="preserve">Advocates will become wiser and be able to exercise more informed judgments with new sources of objective data and contemporary analytics and </w:t>
          </w:r>
          <w:ins w:id="1606" w:author="Damien Riehl" w:date="2024-03-10T17:52:00Z">
            <w:del w:id="1607" w:author="Roger Haydock" w:date="2024-06-04T12:56:00Z">
              <w:r w:rsidR="00D25B15" w:rsidDel="00E6039B">
                <w:delText>Gen</w:delText>
              </w:r>
            </w:del>
          </w:ins>
          <w:ins w:id="1608" w:author="Roger Haydock" w:date="2023-10-11T09:50:00Z">
            <w:r w:rsidR="00D8695E">
              <w:t xml:space="preserve">AI </w:t>
            </w:r>
          </w:ins>
          <w:r>
            <w:t>method</w:t>
          </w:r>
          <w:ins w:id="1609" w:author="Roger Haydock" w:date="2023-10-11T09:50:00Z">
            <w:r w:rsidR="00D8695E">
              <w:t>s</w:t>
            </w:r>
          </w:ins>
          <w:del w:id="1610" w:author="Roger Haydock" w:date="2023-10-11T09:50:00Z">
            <w:r w:rsidDel="00D8695E">
              <w:delText>ologies</w:delText>
            </w:r>
          </w:del>
          <w:r>
            <w:t>.</w:t>
          </w:r>
          <w:r w:rsidR="00A669EB">
            <w:t xml:space="preserve"> The future developments described in this Chapter reflect these advances.</w:t>
          </w:r>
        </w:p>
        <w:p w14:paraId="7799A47F" w14:textId="77777777" w:rsidR="00092308" w:rsidRDefault="00D750D6" w:rsidP="00717E75">
          <w:pPr>
            <w:pStyle w:val="TextParagraph"/>
            <w:rPr>
              <w:ins w:id="1611" w:author="Roger Haydock" w:date="2024-03-12T14:09:00Z"/>
            </w:rPr>
          </w:pPr>
          <w:r w:rsidRPr="00066445">
            <w:t xml:space="preserve">There are limits </w:t>
          </w:r>
          <w:r>
            <w:t>to</w:t>
          </w:r>
          <w:r w:rsidRPr="00066445">
            <w:t xml:space="preserve"> what can and may happen. The past cannot</w:t>
          </w:r>
          <w:r>
            <w:t xml:space="preserve"> always</w:t>
          </w:r>
          <w:r w:rsidRPr="00066445">
            <w:t xml:space="preserve"> predict or control the future. Law is a complex and adaptive system. </w:t>
          </w:r>
        </w:p>
        <w:p w14:paraId="120F15FA" w14:textId="6AD7DDE3" w:rsidR="00347B7C" w:rsidRDefault="00D750D6" w:rsidP="00717E75">
          <w:pPr>
            <w:pStyle w:val="TextParagraph"/>
          </w:pPr>
          <w:r w:rsidRPr="00066445">
            <w:t>As commentators have suggested, quantitative legal prediction is more akin to weather forecasting rather than tide predictions. It can be instrumentally helpful to lawyer</w:t>
          </w:r>
          <w:r>
            <w:t>s</w:t>
          </w:r>
          <w:r w:rsidRPr="00066445">
            <w:t xml:space="preserve"> who must ultimately make the bes</w:t>
          </w:r>
          <w:r>
            <w:t>t</w:t>
          </w:r>
          <w:r w:rsidRPr="00066445">
            <w:t xml:space="preserve"> decision</w:t>
          </w:r>
          <w:r w:rsidR="005C2568">
            <w:t>s</w:t>
          </w:r>
          <w:r>
            <w:t xml:space="preserve"> in consultation with their clients.</w:t>
          </w:r>
          <w:ins w:id="1612" w:author="Damien Riehl" w:date="2024-03-10T17:53:00Z">
            <w:r w:rsidR="00D25B15">
              <w:t xml:space="preserve"> A client might </w:t>
            </w:r>
          </w:ins>
          <w:ins w:id="1613" w:author="Damien Riehl" w:date="2024-03-10T17:54:00Z">
            <w:r w:rsidR="00D25B15">
              <w:t xml:space="preserve">agree </w:t>
            </w:r>
          </w:ins>
          <w:ins w:id="1614" w:author="Damien Riehl" w:date="2024-03-10T17:53:00Z">
            <w:r w:rsidR="00D25B15">
              <w:t xml:space="preserve">that a slim chance </w:t>
            </w:r>
          </w:ins>
          <w:ins w:id="1615" w:author="Damien Riehl" w:date="2024-03-10T17:54:00Z">
            <w:r w:rsidR="00D25B15">
              <w:t xml:space="preserve">is </w:t>
            </w:r>
          </w:ins>
          <w:ins w:id="1616" w:author="Damien Riehl" w:date="2024-03-10T17:53:00Z">
            <w:r w:rsidR="00D25B15">
              <w:t>worth</w:t>
            </w:r>
          </w:ins>
          <w:ins w:id="1617" w:author="Damien Riehl" w:date="2024-03-10T17:54:00Z">
            <w:r w:rsidR="00D25B15">
              <w:t xml:space="preserve"> taking</w:t>
            </w:r>
          </w:ins>
          <w:ins w:id="1618" w:author="Roger Haydock" w:date="2024-03-12T14:10:00Z">
            <w:r w:rsidR="00092308">
              <w:t>, and</w:t>
            </w:r>
          </w:ins>
          <w:ins w:id="1619" w:author="Damien Riehl" w:date="2024-03-10T17:53:00Z">
            <w:del w:id="1620" w:author="Roger Haydock" w:date="2024-03-12T14:10:00Z">
              <w:r w:rsidR="00D25B15" w:rsidDel="00092308">
                <w:delText>. But</w:delText>
              </w:r>
            </w:del>
            <w:r w:rsidR="00D25B15">
              <w:t xml:space="preserve"> </w:t>
            </w:r>
          </w:ins>
          <w:ins w:id="1621" w:author="Damien Riehl" w:date="2024-03-10T17:54:00Z">
            <w:r w:rsidR="00D25B15">
              <w:t xml:space="preserve">clients and their lawyers </w:t>
            </w:r>
          </w:ins>
          <w:ins w:id="1622" w:author="Damien Riehl" w:date="2024-03-10T17:53:00Z">
            <w:r w:rsidR="00D25B15">
              <w:t>should know those chances.</w:t>
            </w:r>
          </w:ins>
        </w:p>
        <w:p w14:paraId="15159DC4" w14:textId="4FDA7CA6" w:rsidR="00D750D6" w:rsidRPr="00E7672C" w:rsidRDefault="00D750D6" w:rsidP="00717E75">
          <w:pPr>
            <w:pStyle w:val="TextParagraph"/>
          </w:pPr>
          <w:r w:rsidRPr="00E7672C">
            <w:t xml:space="preserve">These </w:t>
          </w:r>
          <w:ins w:id="1623" w:author="Roger Haydock" w:date="2024-07-06T10:58:00Z">
            <w:r w:rsidR="00665617">
              <w:t xml:space="preserve">protopian </w:t>
            </w:r>
          </w:ins>
          <w:r w:rsidRPr="00E7672C">
            <w:t xml:space="preserve">notions may </w:t>
          </w:r>
          <w:del w:id="1624" w:author="Damien Riehl" w:date="2024-03-10T17:54:00Z">
            <w:r w:rsidRPr="00E7672C" w:rsidDel="00D25B15">
              <w:delText xml:space="preserve">or may </w:delText>
            </w:r>
          </w:del>
          <w:r w:rsidRPr="00E7672C">
            <w:t xml:space="preserve">not impact future dispute resolution, and they may or may not improve our current </w:t>
          </w:r>
          <w:r>
            <w:t xml:space="preserve">legal </w:t>
          </w:r>
          <w:r w:rsidRPr="00E7672C">
            <w:t>system</w:t>
          </w:r>
          <w:r w:rsidR="00347B7C">
            <w:t>.</w:t>
          </w:r>
          <w:ins w:id="1625" w:author="Damien Riehl" w:date="2024-03-10T17:54:00Z">
            <w:r w:rsidR="00D25B15">
              <w:t xml:space="preserve"> </w:t>
            </w:r>
            <w:del w:id="1626" w:author="Roger Haydock" w:date="2024-06-04T12:58:00Z">
              <w:r w:rsidR="00D25B15" w:rsidDel="00E6039B">
                <w:delText>Yogi Berra</w:delText>
              </w:r>
            </w:del>
          </w:ins>
          <w:ins w:id="1627" w:author="Damien Riehl" w:date="2024-03-10T17:55:00Z">
            <w:del w:id="1628" w:author="Roger Haydock" w:date="2024-06-04T12:58:00Z">
              <w:r w:rsidR="00D25B15" w:rsidDel="00E6039B">
                <w:delText xml:space="preserve"> reputedly </w:delText>
              </w:r>
            </w:del>
            <w:del w:id="1629" w:author="Roger Haydock" w:date="2024-03-12T14:12:00Z">
              <w:r w:rsidR="00D25B15" w:rsidDel="00BA46A6">
                <w:delText>said</w:delText>
              </w:r>
            </w:del>
            <w:del w:id="1630" w:author="Roger Haydock" w:date="2024-06-04T12:58:00Z">
              <w:r w:rsidR="00D25B15" w:rsidDel="00E6039B">
                <w:delText xml:space="preserve"> “</w:delText>
              </w:r>
              <w:r w:rsidR="00343C1F" w:rsidRPr="00343C1F" w:rsidDel="00E6039B">
                <w:delText>It is difficult to make predictions, especially about the future.</w:delText>
              </w:r>
              <w:r w:rsidR="00D25B15" w:rsidDel="00E6039B">
                <w:delText>”</w:delText>
              </w:r>
            </w:del>
          </w:ins>
          <w:del w:id="1631" w:author="Roger Haydock" w:date="2024-06-04T12:58:00Z">
            <w:r w:rsidR="00347B7C" w:rsidDel="00E6039B">
              <w:delText xml:space="preserve"> </w:delText>
            </w:r>
          </w:del>
          <w:r w:rsidRPr="00E7672C">
            <w:t>But</w:t>
          </w:r>
          <w:del w:id="1632" w:author="Damien Riehl" w:date="2024-03-10T17:56:00Z">
            <w:r w:rsidRPr="00E7672C" w:rsidDel="00343C1F">
              <w:delText>,</w:delText>
            </w:r>
          </w:del>
          <w:r w:rsidRPr="00E7672C">
            <w:t xml:space="preserve"> changes are afoot.</w:t>
          </w:r>
          <w:r w:rsidRPr="00CD615C">
            <w:rPr>
              <w:rStyle w:val="FootnoteReference"/>
              <w:szCs w:val="21"/>
            </w:rPr>
            <w:footnoteReference w:id="5"/>
          </w:r>
          <w:r>
            <w:t xml:space="preserve"> </w:t>
          </w:r>
          <w:r w:rsidRPr="00E7672C">
            <w:t xml:space="preserve">And </w:t>
          </w:r>
          <w:r>
            <w:t>i</w:t>
          </w:r>
          <w:r w:rsidRPr="00E7672C">
            <w:t>t’s challenging</w:t>
          </w:r>
          <w:r w:rsidR="00E84388">
            <w:t>—</w:t>
          </w:r>
          <w:r w:rsidRPr="00E7672C">
            <w:t>and necessary</w:t>
          </w:r>
          <w:r w:rsidR="00E84388">
            <w:t>—</w:t>
          </w:r>
          <w:r w:rsidRPr="00E7672C">
            <w:t xml:space="preserve">to predict and ascertain </w:t>
          </w:r>
          <w:r>
            <w:t>potential</w:t>
          </w:r>
          <w:r w:rsidRPr="00E7672C">
            <w:t xml:space="preserve"> changes. What are your predictions?</w:t>
          </w:r>
        </w:p>
        <w:p w14:paraId="71E4EA6A" w14:textId="77777777" w:rsidR="00D750D6" w:rsidRDefault="00D750D6" w:rsidP="00D750D6">
          <w:pPr>
            <w:pStyle w:val="Center3emDash"/>
          </w:pPr>
          <w:r>
            <w:t>———</w:t>
          </w:r>
        </w:p>
        <w:p w14:paraId="7601CB89" w14:textId="68E985BA" w:rsidR="00D750D6" w:rsidRPr="000D10BE" w:rsidRDefault="00D750D6" w:rsidP="00D750D6">
          <w:pPr>
            <w:pStyle w:val="WTCB"/>
            <w:rPr>
              <w:rFonts w:ascii="Century Schoolbook Bold" w:hAnsi="Century Schoolbook Bold"/>
              <w:bCs/>
              <w:caps/>
              <w:sz w:val="24"/>
              <w:rPrChange w:id="1633" w:author="Roger Haydock" w:date="2024-07-07T15:10:00Z">
                <w:rPr/>
              </w:rPrChange>
            </w:rPr>
          </w:pPr>
          <w:del w:id="1634" w:author="Roger Haydock" w:date="2024-07-07T15:09:00Z">
            <w:r w:rsidRPr="000D10BE" w:rsidDel="000D10BE">
              <w:rPr>
                <w:rFonts w:ascii="Century Schoolbook Bold" w:hAnsi="Century Schoolbook Bold"/>
                <w:bCs/>
                <w:caps/>
                <w:sz w:val="24"/>
                <w:rPrChange w:id="1635" w:author="Roger Haydock" w:date="2024-07-07T15:10:00Z">
                  <w:rPr/>
                </w:rPrChange>
              </w:rPr>
              <w:lastRenderedPageBreak/>
              <w:delText xml:space="preserve">Trial </w:delText>
            </w:r>
          </w:del>
          <w:r w:rsidRPr="000D10BE">
            <w:rPr>
              <w:rFonts w:ascii="Century Schoolbook Bold" w:hAnsi="Century Schoolbook Bold"/>
              <w:bCs/>
              <w:caps/>
              <w:sz w:val="24"/>
              <w:rPrChange w:id="1636" w:author="Roger Haydock" w:date="2024-07-07T15:10:00Z">
                <w:rPr/>
              </w:rPrChange>
            </w:rPr>
            <w:t>Advocacy Supplement</w:t>
          </w:r>
        </w:p>
        <w:p w14:paraId="0D440985" w14:textId="297CA837" w:rsidR="00A669EB" w:rsidRDefault="00A669EB" w:rsidP="00A669EB">
          <w:pPr>
            <w:pStyle w:val="TextParagraph"/>
          </w:pPr>
          <w:r>
            <w:t xml:space="preserve">Examples of the skills described in this book appear in the </w:t>
          </w:r>
          <w:r>
            <w:rPr>
              <w:i/>
            </w:rPr>
            <w:t>Supplement to Trial Advocacy Before Judges, Jurors, and Arbitrators.</w:t>
          </w:r>
          <w:r>
            <w:t xml:space="preserve"> This </w:t>
          </w:r>
          <w:r w:rsidRPr="00604E23">
            <w:rPr>
              <w:i/>
            </w:rPr>
            <w:t>Supplement</w:t>
          </w:r>
          <w:r>
            <w:t xml:space="preserve"> </w:t>
          </w:r>
          <w:ins w:id="1637" w:author="Roger Haydock" w:date="2024-06-17T22:25:00Z">
            <w:r w:rsidR="000451E0">
              <w:t xml:space="preserve">contains </w:t>
            </w:r>
          </w:ins>
          <w:del w:id="1638" w:author="Roger Haydock" w:date="2024-06-17T22:25:00Z">
            <w:r w:rsidDel="000451E0">
              <w:delText xml:space="preserve">contains the Federal Rules of Evidence and selected Federal Rules of Civil Procedure applicable to advocacy. </w:delText>
            </w:r>
          </w:del>
          <w:ins w:id="1639" w:author="Roger Haydock" w:date="2024-06-17T22:25:00Z">
            <w:r w:rsidR="000451E0">
              <w:t>t</w:t>
            </w:r>
          </w:ins>
          <w:del w:id="1640" w:author="Roger Haydock" w:date="2024-06-17T22:25:00Z">
            <w:r w:rsidDel="000451E0">
              <w:delText>T</w:delText>
            </w:r>
          </w:del>
          <w:r>
            <w:t xml:space="preserve">ranscripts </w:t>
          </w:r>
          <w:del w:id="1641" w:author="Roger Haydock" w:date="2024-06-17T22:25:00Z">
            <w:r w:rsidDel="000451E0">
              <w:delText xml:space="preserve">also appear in the </w:delText>
            </w:r>
            <w:r w:rsidDel="000451E0">
              <w:rPr>
                <w:i/>
              </w:rPr>
              <w:delText>Supplement</w:delText>
            </w:r>
            <w:r w:rsidDel="000451E0">
              <w:delText xml:space="preserve"> </w:delText>
            </w:r>
          </w:del>
          <w:r>
            <w:t xml:space="preserve">with commentary </w:t>
          </w:r>
          <w:del w:id="1642" w:author="Roger Haydock" w:date="2024-06-17T22:25:00Z">
            <w:r w:rsidDel="000451E0">
              <w:delText>and include</w:delText>
            </w:r>
          </w:del>
          <w:ins w:id="1643" w:author="Roger Haydock" w:date="2024-06-17T22:25:00Z">
            <w:r w:rsidR="000451E0">
              <w:t>for</w:t>
            </w:r>
          </w:ins>
          <w:r>
            <w:t xml:space="preserve"> three cases:</w:t>
          </w:r>
        </w:p>
        <w:p w14:paraId="062DED6D" w14:textId="77777777" w:rsidR="00A669EB" w:rsidRDefault="00A669EB" w:rsidP="00A669EB">
          <w:pPr>
            <w:pStyle w:val="TextParagraph"/>
          </w:pPr>
          <w:r>
            <w:t xml:space="preserve">A jury trial, </w:t>
          </w:r>
          <w:r>
            <w:rPr>
              <w:i/>
            </w:rPr>
            <w:t>Rita Riley v. Garfield House Apartments</w:t>
          </w:r>
        </w:p>
        <w:p w14:paraId="2AFA2FF9" w14:textId="77777777" w:rsidR="00A669EB" w:rsidRDefault="00A669EB" w:rsidP="00A669EB">
          <w:pPr>
            <w:pStyle w:val="TextParagraph"/>
          </w:pPr>
          <w:r>
            <w:t xml:space="preserve">An arbitration, </w:t>
          </w:r>
          <w:r>
            <w:rPr>
              <w:i/>
            </w:rPr>
            <w:t>Bingham v. Ecotronics</w:t>
          </w:r>
        </w:p>
        <w:p w14:paraId="5B0F3C95" w14:textId="77777777" w:rsidR="00A669EB" w:rsidRDefault="00A669EB" w:rsidP="00A669EB">
          <w:pPr>
            <w:pStyle w:val="TextParagraph"/>
          </w:pPr>
          <w:r>
            <w:t xml:space="preserve">An administrative law proceeding, </w:t>
          </w:r>
          <w:r>
            <w:rPr>
              <w:i/>
            </w:rPr>
            <w:t>Mr. Scratch v. Jabez Stone</w:t>
          </w:r>
        </w:p>
        <w:p w14:paraId="00210D71" w14:textId="5C98A9B5" w:rsidR="000D10BE" w:rsidRDefault="000D10BE" w:rsidP="000D10BE">
          <w:pPr>
            <w:pStyle w:val="TextParagraph"/>
            <w:rPr>
              <w:ins w:id="1644" w:author="Roger Haydock" w:date="2024-07-07T15:13:00Z"/>
            </w:rPr>
          </w:pPr>
          <w:moveToRangeStart w:id="1645" w:author="Roger Haydock" w:date="2024-07-07T15:12:00Z" w:name="move171257539"/>
          <w:moveTo w:id="1646" w:author="Roger Haydock" w:date="2024-07-07T15:12:00Z">
            <w:r>
              <w:t xml:space="preserve">The </w:t>
            </w:r>
            <w:r>
              <w:rPr>
                <w:i/>
              </w:rPr>
              <w:t>Supplement</w:t>
            </w:r>
            <w:r>
              <w:t xml:space="preserve"> is available in print and online at </w:t>
            </w:r>
            <w:r w:rsidRPr="00655B46">
              <w:t>store.</w:t>
            </w:r>
            <w:r w:rsidRPr="00655B46">
              <w:rPr>
                <w:rFonts w:ascii="Times New Roman" w:hAnsi="Times New Roman"/>
              </w:rPr>
              <w:t>‌</w:t>
            </w:r>
            <w:r w:rsidRPr="00655B46">
              <w:t>west</w:t>
            </w:r>
            <w:r w:rsidRPr="00655B46">
              <w:rPr>
                <w:rFonts w:ascii="Times New Roman" w:hAnsi="Times New Roman"/>
              </w:rPr>
              <w:t>‌</w:t>
            </w:r>
            <w:r w:rsidRPr="00655B46">
              <w:t>academic.</w:t>
            </w:r>
            <w:r w:rsidRPr="00655B46">
              <w:rPr>
                <w:rFonts w:ascii="Times New Roman" w:hAnsi="Times New Roman"/>
              </w:rPr>
              <w:t>‌</w:t>
            </w:r>
            <w:r w:rsidRPr="00655B46">
              <w:t>com</w:t>
            </w:r>
            <w:r>
              <w:t>.</w:t>
            </w:r>
          </w:moveTo>
          <w:moveToRangeEnd w:id="1645"/>
          <w:ins w:id="1647" w:author="Roger Haydock" w:date="2024-07-07T15:12:00Z">
            <w:r>
              <w:t xml:space="preserve"> </w:t>
            </w:r>
          </w:ins>
          <w:r w:rsidR="00A669EB">
            <w:t>These cases demonstrate the strategies, tactics, and techniques that are explained in this text. The transcripts reflect how a</w:t>
          </w:r>
          <w:ins w:id="1648" w:author="Roger Haydock" w:date="2023-10-11T09:51:00Z">
            <w:r w:rsidR="000C0E62">
              <w:t xml:space="preserve"> </w:t>
            </w:r>
          </w:ins>
          <w:del w:id="1649" w:author="Roger Haydock" w:date="2023-10-11T09:51:00Z">
            <w:r w:rsidR="00A669EB" w:rsidDel="000C0E62">
              <w:delText xml:space="preserve">n entire </w:delText>
            </w:r>
          </w:del>
          <w:r w:rsidR="00A669EB">
            <w:t xml:space="preserve">case is tried respectively before a jury, an arbitrator, and an administrative law judge and </w:t>
          </w:r>
          <w:ins w:id="1650" w:author="Roger Haydock" w:date="2024-06-17T22:26:00Z">
            <w:r w:rsidR="000451E0">
              <w:t xml:space="preserve">augment </w:t>
            </w:r>
          </w:ins>
          <w:del w:id="1651" w:author="Roger Haydock" w:date="2024-06-17T22:26:00Z">
            <w:r w:rsidR="00A669EB" w:rsidDel="000451E0">
              <w:delText xml:space="preserve">supplement </w:delText>
            </w:r>
          </w:del>
          <w:r w:rsidR="00A669EB">
            <w:t xml:space="preserve">the individualized examples appearing throughout this </w:t>
          </w:r>
          <w:ins w:id="1652" w:author="Roger Haydock" w:date="2024-07-07T15:13:00Z">
            <w:r>
              <w:t>book. See Preface.</w:t>
            </w:r>
          </w:ins>
          <w:del w:id="1653" w:author="Roger Haydock" w:date="2024-07-07T15:13:00Z">
            <w:r w:rsidR="00A669EB" w:rsidDel="000D10BE">
              <w:delText xml:space="preserve">book. </w:delText>
            </w:r>
          </w:del>
          <w:moveFromRangeStart w:id="1654" w:author="Roger Haydock" w:date="2024-07-07T15:12:00Z" w:name="move171257539"/>
          <w:moveFrom w:id="1655" w:author="Roger Haydock" w:date="2024-07-07T15:12:00Z">
            <w:r w:rsidR="00A669EB" w:rsidDel="000D10BE">
              <w:t xml:space="preserve">The </w:t>
            </w:r>
            <w:r w:rsidR="00A669EB" w:rsidDel="000D10BE">
              <w:rPr>
                <w:i/>
              </w:rPr>
              <w:t>Supplement</w:t>
            </w:r>
            <w:r w:rsidR="00A669EB" w:rsidDel="000D10BE">
              <w:t xml:space="preserve"> is available in print and online at </w:t>
            </w:r>
            <w:r w:rsidR="00A669EB" w:rsidRPr="00655B46" w:rsidDel="000D10BE">
              <w:t>store.</w:t>
            </w:r>
            <w:r w:rsidR="00A669EB" w:rsidRPr="00655B46" w:rsidDel="000D10BE">
              <w:rPr>
                <w:rFonts w:ascii="Times New Roman" w:hAnsi="Times New Roman"/>
              </w:rPr>
              <w:t>‌</w:t>
            </w:r>
            <w:r w:rsidR="00A669EB" w:rsidRPr="00655B46" w:rsidDel="000D10BE">
              <w:t>west</w:t>
            </w:r>
            <w:r w:rsidR="00A669EB" w:rsidRPr="00655B46" w:rsidDel="000D10BE">
              <w:rPr>
                <w:rFonts w:ascii="Times New Roman" w:hAnsi="Times New Roman"/>
              </w:rPr>
              <w:t>‌</w:t>
            </w:r>
            <w:r w:rsidR="00A669EB" w:rsidRPr="00655B46" w:rsidDel="000D10BE">
              <w:t>academic.</w:t>
            </w:r>
            <w:r w:rsidR="00A669EB" w:rsidRPr="00655B46" w:rsidDel="000D10BE">
              <w:rPr>
                <w:rFonts w:ascii="Times New Roman" w:hAnsi="Times New Roman"/>
              </w:rPr>
              <w:t>‌</w:t>
            </w:r>
            <w:r w:rsidR="00A669EB" w:rsidRPr="00655B46" w:rsidDel="000D10BE">
              <w:t>com</w:t>
            </w:r>
            <w:r w:rsidR="00A669EB" w:rsidDel="000D10BE">
              <w:t>.</w:t>
            </w:r>
          </w:moveFrom>
          <w:moveFromRangeEnd w:id="1654"/>
        </w:p>
        <w:p w14:paraId="5A8B05E9" w14:textId="77777777" w:rsidR="000D10BE" w:rsidRDefault="000D10BE" w:rsidP="000D10BE">
          <w:pPr>
            <w:pStyle w:val="TextParagraph"/>
            <w:rPr>
              <w:ins w:id="1656" w:author="Roger Haydock" w:date="2024-07-07T15:06:00Z"/>
            </w:rPr>
          </w:pPr>
        </w:p>
        <w:p w14:paraId="0055E0CF" w14:textId="6E1E34A5" w:rsidR="000D10BE" w:rsidRDefault="000D10BE" w:rsidP="000D10BE">
          <w:pPr>
            <w:jc w:val="center"/>
            <w:rPr>
              <w:ins w:id="1657" w:author="Roger Haydock" w:date="2024-07-13T16:16:00Z"/>
              <w:rFonts w:ascii="Century Schoolbook" w:hAnsi="Century Schoolbook"/>
              <w:b/>
              <w:bCs/>
              <w:caps/>
              <w:color w:val="000000"/>
              <w:sz w:val="24"/>
            </w:rPr>
          </w:pPr>
          <w:ins w:id="1658" w:author="Roger Haydock" w:date="2024-07-07T15:06:00Z">
            <w:r w:rsidRPr="000D10BE">
              <w:rPr>
                <w:rFonts w:ascii="Century Schoolbook" w:hAnsi="Century Schoolbook"/>
                <w:b/>
                <w:bCs/>
                <w:caps/>
                <w:color w:val="000000"/>
                <w:sz w:val="24"/>
                <w:rPrChange w:id="1659" w:author="Roger Haydock" w:date="2024-07-07T15:10:00Z">
                  <w:rPr>
                    <w:rFonts w:ascii="-webkit-standard" w:hAnsi="-webkit-standard"/>
                    <w:b/>
                    <w:bCs/>
                    <w:color w:val="000000"/>
                  </w:rPr>
                </w:rPrChange>
              </w:rPr>
              <w:t>I</w:t>
            </w:r>
          </w:ins>
          <w:ins w:id="1660" w:author="Roger Haydock" w:date="2024-07-07T15:08:00Z">
            <w:r w:rsidRPr="000D10BE">
              <w:rPr>
                <w:rFonts w:ascii="Century Schoolbook" w:hAnsi="Century Schoolbook"/>
                <w:b/>
                <w:bCs/>
                <w:caps/>
                <w:color w:val="000000"/>
                <w:sz w:val="24"/>
                <w:rPrChange w:id="1661" w:author="Roger Haydock" w:date="2024-07-07T15:10:00Z">
                  <w:rPr>
                    <w:rFonts w:ascii="Century Schoolbook" w:hAnsi="Century Schoolbook"/>
                    <w:b/>
                    <w:bCs/>
                    <w:color w:val="000000"/>
                    <w:sz w:val="24"/>
                  </w:rPr>
                </w:rPrChange>
              </w:rPr>
              <w:t>nterac</w:t>
            </w:r>
          </w:ins>
          <w:ins w:id="1662" w:author="Roger Haydock" w:date="2024-07-07T15:09:00Z">
            <w:r w:rsidRPr="000D10BE">
              <w:rPr>
                <w:rFonts w:ascii="Century Schoolbook" w:hAnsi="Century Schoolbook"/>
                <w:b/>
                <w:bCs/>
                <w:caps/>
                <w:color w:val="000000"/>
                <w:sz w:val="24"/>
                <w:rPrChange w:id="1663" w:author="Roger Haydock" w:date="2024-07-07T15:10:00Z">
                  <w:rPr>
                    <w:rFonts w:ascii="Century Schoolbook" w:hAnsi="Century Schoolbook"/>
                    <w:b/>
                    <w:bCs/>
                    <w:color w:val="000000"/>
                    <w:sz w:val="24"/>
                  </w:rPr>
                </w:rPrChange>
              </w:rPr>
              <w:t>tive Advocacy</w:t>
            </w:r>
          </w:ins>
        </w:p>
        <w:p w14:paraId="290811D2" w14:textId="786DD812" w:rsidR="006B3E66" w:rsidRPr="006B3E66" w:rsidRDefault="006B3E66" w:rsidP="000D10BE">
          <w:pPr>
            <w:jc w:val="center"/>
            <w:rPr>
              <w:ins w:id="1664" w:author="Roger Haydock" w:date="2024-07-07T15:06:00Z"/>
              <w:rFonts w:ascii="Century Schoolbook" w:hAnsi="Century Schoolbook"/>
              <w:b/>
              <w:bCs/>
              <w:caps/>
              <w:color w:val="000000" w:themeColor="text1"/>
              <w:sz w:val="21"/>
              <w:szCs w:val="21"/>
              <w:rPrChange w:id="1665" w:author="Roger Haydock" w:date="2024-07-13T16:17:00Z">
                <w:rPr>
                  <w:ins w:id="1666" w:author="Roger Haydock" w:date="2024-07-07T15:06:00Z"/>
                  <w:rFonts w:ascii="-webkit-standard" w:hAnsi="-webkit-standard"/>
                  <w:b/>
                  <w:bCs/>
                  <w:color w:val="000000"/>
                </w:rPr>
              </w:rPrChange>
            </w:rPr>
          </w:pPr>
          <w:ins w:id="1667" w:author="Roger Haydock" w:date="2024-07-13T16:16:00Z">
            <w:r w:rsidRPr="006B3E66">
              <w:rPr>
                <w:rFonts w:ascii="Century Schoolbook" w:hAnsi="Century Schoolbook" w:cs="Arial"/>
                <w:b/>
                <w:bCs/>
                <w:color w:val="000000" w:themeColor="text1"/>
                <w:sz w:val="21"/>
                <w:szCs w:val="21"/>
                <w:rPrChange w:id="1668" w:author="Roger Haydock" w:date="2024-07-13T16:17:00Z">
                  <w:rPr>
                    <w:rFonts w:ascii="Arial" w:hAnsi="Arial" w:cs="Arial"/>
                    <w:b/>
                    <w:bCs/>
                    <w:color w:val="222222"/>
                  </w:rPr>
                </w:rPrChange>
              </w:rPr>
              <w:fldChar w:fldCharType="begin"/>
            </w:r>
            <w:r w:rsidRPr="006B3E66">
              <w:rPr>
                <w:rFonts w:ascii="Century Schoolbook" w:hAnsi="Century Schoolbook" w:cs="Arial"/>
                <w:b/>
                <w:bCs/>
                <w:color w:val="000000" w:themeColor="text1"/>
                <w:sz w:val="21"/>
                <w:szCs w:val="21"/>
                <w:rPrChange w:id="1669" w:author="Roger Haydock" w:date="2024-07-13T16:17:00Z">
                  <w:rPr>
                    <w:rFonts w:ascii="Arial" w:hAnsi="Arial" w:cs="Arial"/>
                    <w:b/>
                    <w:bCs/>
                    <w:color w:val="222222"/>
                  </w:rPr>
                </w:rPrChange>
              </w:rPr>
              <w:instrText>HYPERLINK "http://trialadvocacy.net/" \t "_blank"</w:instrText>
            </w:r>
            <w:r w:rsidRPr="00612D6A">
              <w:rPr>
                <w:rFonts w:ascii="Century Schoolbook" w:hAnsi="Century Schoolbook" w:cs="Arial"/>
                <w:b/>
                <w:bCs/>
                <w:color w:val="000000" w:themeColor="text1"/>
                <w:sz w:val="21"/>
                <w:szCs w:val="21"/>
              </w:rPr>
            </w:r>
            <w:r w:rsidRPr="006B3E66">
              <w:rPr>
                <w:rFonts w:ascii="Century Schoolbook" w:hAnsi="Century Schoolbook" w:cs="Arial"/>
                <w:b/>
                <w:bCs/>
                <w:color w:val="000000" w:themeColor="text1"/>
                <w:sz w:val="21"/>
                <w:szCs w:val="21"/>
                <w:rPrChange w:id="1670" w:author="Roger Haydock" w:date="2024-07-13T16:17:00Z">
                  <w:rPr>
                    <w:rFonts w:ascii="Arial" w:hAnsi="Arial" w:cs="Arial"/>
                    <w:b/>
                    <w:bCs/>
                    <w:color w:val="222222"/>
                  </w:rPr>
                </w:rPrChange>
              </w:rPr>
              <w:fldChar w:fldCharType="separate"/>
            </w:r>
            <w:r w:rsidRPr="006B3E66">
              <w:rPr>
                <w:rStyle w:val="Hyperlink"/>
                <w:rFonts w:eastAsiaTheme="majorEastAsia" w:cs="Arial"/>
                <w:b/>
                <w:bCs/>
                <w:color w:val="000000" w:themeColor="text1"/>
                <w:szCs w:val="21"/>
                <w:rPrChange w:id="1671" w:author="Roger Haydock" w:date="2024-07-13T16:17:00Z">
                  <w:rPr>
                    <w:rStyle w:val="Hyperlink"/>
                    <w:rFonts w:ascii="Arial" w:eastAsiaTheme="majorEastAsia" w:hAnsi="Arial" w:cs="Arial"/>
                    <w:b/>
                    <w:bCs/>
                    <w:color w:val="1155CC"/>
                  </w:rPr>
                </w:rPrChange>
              </w:rPr>
              <w:t>http://trialadvocacy.net/</w:t>
            </w:r>
            <w:r w:rsidRPr="006B3E66">
              <w:rPr>
                <w:rFonts w:ascii="Century Schoolbook" w:hAnsi="Century Schoolbook" w:cs="Arial"/>
                <w:b/>
                <w:bCs/>
                <w:color w:val="000000" w:themeColor="text1"/>
                <w:sz w:val="21"/>
                <w:szCs w:val="21"/>
                <w:rPrChange w:id="1672" w:author="Roger Haydock" w:date="2024-07-13T16:17:00Z">
                  <w:rPr>
                    <w:rFonts w:ascii="Arial" w:hAnsi="Arial" w:cs="Arial"/>
                    <w:b/>
                    <w:bCs/>
                    <w:color w:val="222222"/>
                  </w:rPr>
                </w:rPrChange>
              </w:rPr>
              <w:fldChar w:fldCharType="end"/>
            </w:r>
          </w:ins>
        </w:p>
        <w:p w14:paraId="799E1214" w14:textId="77777777" w:rsidR="000D10BE" w:rsidRDefault="000D10BE" w:rsidP="00612D6A">
          <w:pPr>
            <w:jc w:val="both"/>
            <w:rPr>
              <w:ins w:id="1673" w:author="Roger Haydock" w:date="2024-07-07T15:06:00Z"/>
              <w:rFonts w:ascii="-webkit-standard" w:hAnsi="-webkit-standard"/>
              <w:b/>
              <w:bCs/>
              <w:color w:val="000000"/>
            </w:rPr>
            <w:pPrChange w:id="1674" w:author="Roger Haydock" w:date="2024-07-13T16:26:00Z">
              <w:pPr>
                <w:jc w:val="center"/>
              </w:pPr>
            </w:pPrChange>
          </w:pPr>
        </w:p>
        <w:p w14:paraId="402881E7" w14:textId="1B75E3FF" w:rsidR="000D10BE" w:rsidRDefault="000D10BE" w:rsidP="00612D6A">
          <w:pPr>
            <w:ind w:firstLine="720"/>
            <w:jc w:val="both"/>
            <w:rPr>
              <w:ins w:id="1675" w:author="Roger Haydock" w:date="2024-07-07T15:06:00Z"/>
              <w:rFonts w:ascii="Century Schoolbook" w:hAnsi="Century Schoolbook"/>
              <w:color w:val="000000"/>
              <w:sz w:val="21"/>
              <w:szCs w:val="21"/>
            </w:rPr>
            <w:pPrChange w:id="1676" w:author="Roger Haydock" w:date="2024-07-13T16:26:00Z">
              <w:pPr>
                <w:ind w:firstLine="720"/>
              </w:pPr>
            </w:pPrChange>
          </w:pPr>
          <w:ins w:id="1677" w:author="Roger Haydock" w:date="2024-07-07T15:06:00Z">
            <w:r>
              <w:rPr>
                <w:rFonts w:ascii="Century Schoolbook" w:hAnsi="Century Schoolbook"/>
                <w:color w:val="000000"/>
                <w:sz w:val="21"/>
                <w:szCs w:val="21"/>
              </w:rPr>
              <w:t>A special feature of this book is your access to Generative AI and</w:t>
            </w:r>
          </w:ins>
          <w:ins w:id="1678" w:author="Roger Haydock" w:date="2024-07-09T16:25:00Z">
            <w:r w:rsidR="004B4088">
              <w:rPr>
                <w:rFonts w:ascii="Century Schoolbook" w:hAnsi="Century Schoolbook"/>
                <w:color w:val="000000"/>
                <w:sz w:val="21"/>
                <w:szCs w:val="21"/>
              </w:rPr>
              <w:t xml:space="preserve"> </w:t>
            </w:r>
          </w:ins>
          <w:ins w:id="1679" w:author="Roger Haydock" w:date="2024-07-07T15:06:00Z">
            <w:r>
              <w:rPr>
                <w:rFonts w:ascii="Century Schoolbook" w:hAnsi="Century Schoolbook"/>
                <w:color w:val="000000"/>
                <w:sz w:val="21"/>
                <w:szCs w:val="21"/>
              </w:rPr>
              <w:t>Large Language Model</w:t>
            </w:r>
          </w:ins>
          <w:ins w:id="1680" w:author="Roger Haydock" w:date="2024-07-09T16:25:00Z">
            <w:r w:rsidR="004B4088">
              <w:rPr>
                <w:rFonts w:ascii="Century Schoolbook" w:hAnsi="Century Schoolbook"/>
                <w:color w:val="000000"/>
                <w:sz w:val="21"/>
                <w:szCs w:val="21"/>
              </w:rPr>
              <w:t>s</w:t>
            </w:r>
          </w:ins>
          <w:ins w:id="1681" w:author="Roger Haydock" w:date="2024-07-07T15:06:00Z">
            <w:r>
              <w:rPr>
                <w:rFonts w:ascii="Century Schoolbook" w:hAnsi="Century Schoolbook"/>
                <w:color w:val="000000"/>
                <w:sz w:val="21"/>
                <w:szCs w:val="21"/>
              </w:rPr>
              <w:t xml:space="preserve"> to enhance and improve your advocacy skills. </w:t>
            </w:r>
            <w:r w:rsidRPr="00A23AD9">
              <w:rPr>
                <w:rFonts w:ascii="Century Schoolbook" w:hAnsi="Century Schoolbook"/>
                <w:color w:val="000000"/>
                <w:sz w:val="21"/>
                <w:szCs w:val="21"/>
              </w:rPr>
              <w:t xml:space="preserve">You </w:t>
            </w:r>
            <w:r>
              <w:rPr>
                <w:rFonts w:ascii="Century Schoolbook" w:hAnsi="Century Schoolbook"/>
                <w:color w:val="000000"/>
                <w:sz w:val="21"/>
                <w:szCs w:val="21"/>
              </w:rPr>
              <w:t>will be able to</w:t>
            </w:r>
            <w:r w:rsidRPr="00A23AD9">
              <w:rPr>
                <w:rFonts w:ascii="Century Schoolbook" w:hAnsi="Century Schoolbook"/>
                <w:color w:val="000000"/>
                <w:sz w:val="21"/>
                <w:szCs w:val="21"/>
              </w:rPr>
              <w:t xml:space="preserve"> </w:t>
            </w:r>
            <w:r>
              <w:rPr>
                <w:rFonts w:ascii="Century Schoolbook" w:hAnsi="Century Schoolbook"/>
                <w:color w:val="000000"/>
                <w:sz w:val="21"/>
                <w:szCs w:val="21"/>
              </w:rPr>
              <w:t>employ AI f</w:t>
            </w:r>
          </w:ins>
          <w:ins w:id="1682" w:author="Roger Haydock" w:date="2024-07-09T15:22:00Z">
            <w:r w:rsidR="00833509">
              <w:rPr>
                <w:rFonts w:ascii="Century Schoolbook" w:hAnsi="Century Schoolbook"/>
                <w:color w:val="000000"/>
                <w:sz w:val="21"/>
                <w:szCs w:val="21"/>
              </w:rPr>
              <w:t>unctions</w:t>
            </w:r>
          </w:ins>
          <w:ins w:id="1683" w:author="Roger Haydock" w:date="2024-07-07T15:06:00Z">
            <w:r>
              <w:rPr>
                <w:rFonts w:ascii="Century Schoolbook" w:hAnsi="Century Schoolbook"/>
                <w:color w:val="000000"/>
                <w:sz w:val="21"/>
                <w:szCs w:val="21"/>
              </w:rPr>
              <w:t xml:space="preserve"> to assist you in preparing and presenting a case. Our</w:t>
            </w:r>
            <w:r w:rsidRPr="00A23AD9">
              <w:rPr>
                <w:rFonts w:ascii="Century Schoolbook" w:hAnsi="Century Schoolbook"/>
                <w:color w:val="000000"/>
                <w:sz w:val="21"/>
                <w:szCs w:val="21"/>
              </w:rPr>
              <w:t xml:space="preserve"> specially designed </w:t>
            </w:r>
          </w:ins>
          <w:ins w:id="1684" w:author="Roger Haydock" w:date="2024-07-09T15:16:00Z">
            <w:r w:rsidR="00C1669E">
              <w:rPr>
                <w:rFonts w:ascii="Century Schoolbook" w:hAnsi="Century Schoolbook"/>
                <w:color w:val="000000"/>
                <w:sz w:val="21"/>
                <w:szCs w:val="21"/>
              </w:rPr>
              <w:t>feature</w:t>
            </w:r>
          </w:ins>
          <w:ins w:id="1685" w:author="Roger Haydock" w:date="2024-07-07T15:06:00Z">
            <w:r w:rsidRPr="00A23AD9">
              <w:rPr>
                <w:rFonts w:ascii="Century Schoolbook" w:hAnsi="Century Schoolbook"/>
                <w:color w:val="000000"/>
                <w:sz w:val="21"/>
                <w:szCs w:val="21"/>
              </w:rPr>
              <w:t xml:space="preserve"> </w:t>
            </w:r>
            <w:r>
              <w:rPr>
                <w:rFonts w:ascii="Century Schoolbook" w:hAnsi="Century Schoolbook"/>
                <w:color w:val="000000"/>
                <w:sz w:val="21"/>
                <w:szCs w:val="21"/>
              </w:rPr>
              <w:t xml:space="preserve">will </w:t>
            </w:r>
            <w:r w:rsidRPr="00A23AD9">
              <w:rPr>
                <w:rFonts w:ascii="Century Schoolbook" w:hAnsi="Century Schoolbook"/>
                <w:color w:val="000000"/>
                <w:sz w:val="21"/>
                <w:szCs w:val="21"/>
              </w:rPr>
              <w:t xml:space="preserve">allow you to actively interact with </w:t>
            </w:r>
            <w:r>
              <w:rPr>
                <w:rFonts w:ascii="Century Schoolbook" w:hAnsi="Century Schoolbook"/>
                <w:color w:val="000000"/>
                <w:sz w:val="21"/>
                <w:szCs w:val="21"/>
              </w:rPr>
              <w:t>GenAI and LLMs</w:t>
            </w:r>
            <w:r w:rsidRPr="00A23AD9">
              <w:rPr>
                <w:rFonts w:ascii="Century Schoolbook" w:hAnsi="Century Schoolbook"/>
                <w:color w:val="000000"/>
                <w:sz w:val="21"/>
                <w:szCs w:val="21"/>
              </w:rPr>
              <w:t xml:space="preserve"> augmented by this book’s entire text, allowing you to </w:t>
            </w:r>
            <w:r>
              <w:rPr>
                <w:rFonts w:ascii="Century Schoolbook" w:hAnsi="Century Schoolbook"/>
                <w:color w:val="000000"/>
                <w:sz w:val="21"/>
                <w:szCs w:val="21"/>
              </w:rPr>
              <w:t xml:space="preserve">further understand and successfully </w:t>
            </w:r>
            <w:r w:rsidRPr="00A23AD9">
              <w:rPr>
                <w:rFonts w:ascii="Century Schoolbook" w:hAnsi="Century Schoolbook"/>
                <w:color w:val="000000"/>
                <w:sz w:val="21"/>
                <w:szCs w:val="21"/>
              </w:rPr>
              <w:t>i</w:t>
            </w:r>
            <w:r>
              <w:rPr>
                <w:rFonts w:ascii="Century Schoolbook" w:hAnsi="Century Schoolbook"/>
                <w:color w:val="000000"/>
                <w:sz w:val="21"/>
                <w:szCs w:val="21"/>
              </w:rPr>
              <w:t>mplement</w:t>
            </w:r>
            <w:r w:rsidRPr="00A23AD9">
              <w:rPr>
                <w:rFonts w:ascii="Century Schoolbook" w:hAnsi="Century Schoolbook"/>
                <w:color w:val="000000"/>
                <w:sz w:val="21"/>
                <w:szCs w:val="21"/>
              </w:rPr>
              <w:t xml:space="preserve"> </w:t>
            </w:r>
            <w:r>
              <w:rPr>
                <w:rFonts w:ascii="Century Schoolbook" w:hAnsi="Century Schoolbook"/>
                <w:color w:val="000000"/>
                <w:sz w:val="21"/>
                <w:szCs w:val="21"/>
              </w:rPr>
              <w:t>all aspects of advocacy</w:t>
            </w:r>
            <w:r w:rsidRPr="00A23AD9">
              <w:rPr>
                <w:rFonts w:ascii="Century Schoolbook" w:hAnsi="Century Schoolbook"/>
                <w:color w:val="000000"/>
                <w:sz w:val="21"/>
                <w:szCs w:val="21"/>
              </w:rPr>
              <w:t>. You</w:t>
            </w:r>
            <w:r>
              <w:rPr>
                <w:rFonts w:ascii="Century Schoolbook" w:hAnsi="Century Schoolbook"/>
                <w:color w:val="000000"/>
                <w:sz w:val="21"/>
                <w:szCs w:val="21"/>
              </w:rPr>
              <w:t>’ll be able to</w:t>
            </w:r>
            <w:r w:rsidRPr="00A23AD9">
              <w:rPr>
                <w:rFonts w:ascii="Century Schoolbook" w:hAnsi="Century Schoolbook"/>
                <w:color w:val="000000"/>
                <w:sz w:val="21"/>
                <w:szCs w:val="21"/>
              </w:rPr>
              <w:t xml:space="preserve"> work with our customized </w:t>
            </w:r>
            <w:r>
              <w:rPr>
                <w:rFonts w:ascii="Century Schoolbook" w:hAnsi="Century Schoolbook"/>
                <w:color w:val="000000"/>
                <w:sz w:val="21"/>
                <w:szCs w:val="21"/>
              </w:rPr>
              <w:t>LLMs</w:t>
            </w:r>
            <w:r w:rsidRPr="00A23AD9">
              <w:rPr>
                <w:rFonts w:ascii="Century Schoolbook" w:hAnsi="Century Schoolbook"/>
                <w:color w:val="000000"/>
                <w:sz w:val="21"/>
                <w:szCs w:val="21"/>
              </w:rPr>
              <w:t xml:space="preserve"> to </w:t>
            </w:r>
            <w:r>
              <w:rPr>
                <w:rFonts w:ascii="Century Schoolbook" w:hAnsi="Century Schoolbook"/>
                <w:color w:val="000000"/>
                <w:sz w:val="21"/>
                <w:szCs w:val="21"/>
              </w:rPr>
              <w:t>develop and expand</w:t>
            </w:r>
            <w:r w:rsidRPr="00A23AD9">
              <w:rPr>
                <w:rFonts w:ascii="Century Schoolbook" w:hAnsi="Century Schoolbook"/>
                <w:color w:val="000000"/>
                <w:sz w:val="21"/>
                <w:szCs w:val="21"/>
              </w:rPr>
              <w:t xml:space="preserve"> </w:t>
            </w:r>
            <w:r>
              <w:rPr>
                <w:rFonts w:ascii="Century Schoolbook" w:hAnsi="Century Schoolbook"/>
                <w:color w:val="000000"/>
                <w:sz w:val="21"/>
                <w:szCs w:val="21"/>
              </w:rPr>
              <w:t>your lawyering</w:t>
            </w:r>
            <w:r w:rsidRPr="00A23AD9">
              <w:rPr>
                <w:rFonts w:ascii="Century Schoolbook" w:hAnsi="Century Schoolbook"/>
                <w:color w:val="000000"/>
                <w:sz w:val="21"/>
                <w:szCs w:val="21"/>
              </w:rPr>
              <w:t xml:space="preserve"> skills through technology.</w:t>
            </w:r>
          </w:ins>
        </w:p>
        <w:p w14:paraId="6D0C4DB6" w14:textId="77777777" w:rsidR="000D10BE" w:rsidRPr="00A23AD9" w:rsidRDefault="000D10BE" w:rsidP="00612D6A">
          <w:pPr>
            <w:ind w:firstLine="720"/>
            <w:jc w:val="both"/>
            <w:rPr>
              <w:ins w:id="1686" w:author="Roger Haydock" w:date="2024-07-07T15:06:00Z"/>
              <w:rFonts w:ascii="Century Schoolbook" w:hAnsi="Century Schoolbook"/>
              <w:color w:val="000000"/>
              <w:sz w:val="21"/>
              <w:szCs w:val="21"/>
            </w:rPr>
            <w:pPrChange w:id="1687" w:author="Roger Haydock" w:date="2024-07-13T16:26:00Z">
              <w:pPr>
                <w:ind w:firstLine="720"/>
              </w:pPr>
            </w:pPrChange>
          </w:pPr>
        </w:p>
        <w:p w14:paraId="0C0E344F" w14:textId="5FDAF180" w:rsidR="000D10BE" w:rsidRDefault="000D10BE" w:rsidP="00612D6A">
          <w:pPr>
            <w:ind w:firstLine="720"/>
            <w:jc w:val="both"/>
            <w:rPr>
              <w:ins w:id="1688" w:author="Roger Haydock" w:date="2024-07-07T15:06:00Z"/>
              <w:rFonts w:ascii="Century Schoolbook" w:hAnsi="Century Schoolbook"/>
              <w:color w:val="000000"/>
              <w:sz w:val="21"/>
              <w:szCs w:val="21"/>
            </w:rPr>
            <w:pPrChange w:id="1689" w:author="Roger Haydock" w:date="2024-07-13T16:26:00Z">
              <w:pPr>
                <w:ind w:firstLine="720"/>
              </w:pPr>
            </w:pPrChange>
          </w:pPr>
          <w:ins w:id="1690" w:author="Roger Haydock" w:date="2024-07-07T15:06:00Z">
            <w:r>
              <w:rPr>
                <w:rFonts w:ascii="Century Schoolbook" w:hAnsi="Century Schoolbook"/>
                <w:color w:val="000000"/>
                <w:sz w:val="21"/>
                <w:szCs w:val="21"/>
              </w:rPr>
              <w:t>This specially designed</w:t>
            </w:r>
            <w:r w:rsidRPr="00A23AD9">
              <w:rPr>
                <w:rFonts w:ascii="Century Schoolbook" w:hAnsi="Century Schoolbook"/>
                <w:color w:val="000000"/>
                <w:sz w:val="21"/>
                <w:szCs w:val="21"/>
              </w:rPr>
              <w:t xml:space="preserve"> LLM-backed tool </w:t>
            </w:r>
            <w:r>
              <w:rPr>
                <w:rFonts w:ascii="Century Schoolbook" w:hAnsi="Century Schoolbook"/>
                <w:color w:val="000000"/>
                <w:sz w:val="21"/>
                <w:szCs w:val="21"/>
              </w:rPr>
              <w:t>can</w:t>
            </w:r>
            <w:r w:rsidRPr="00A23AD9">
              <w:rPr>
                <w:rFonts w:ascii="Century Schoolbook" w:hAnsi="Century Schoolbook"/>
                <w:color w:val="000000"/>
                <w:sz w:val="21"/>
                <w:szCs w:val="21"/>
              </w:rPr>
              <w:t xml:space="preserve"> </w:t>
            </w:r>
            <w:r>
              <w:rPr>
                <w:rFonts w:ascii="Century Schoolbook" w:hAnsi="Century Schoolbook"/>
                <w:color w:val="000000"/>
                <w:sz w:val="21"/>
                <w:szCs w:val="21"/>
              </w:rPr>
              <w:t>supplement</w:t>
            </w:r>
            <w:r w:rsidRPr="00A23AD9">
              <w:rPr>
                <w:rFonts w:ascii="Century Schoolbook" w:hAnsi="Century Schoolbook"/>
                <w:color w:val="000000"/>
                <w:sz w:val="21"/>
                <w:szCs w:val="21"/>
              </w:rPr>
              <w:t xml:space="preserve"> your</w:t>
            </w:r>
            <w:r>
              <w:rPr>
                <w:rFonts w:ascii="Century Schoolbook" w:hAnsi="Century Schoolbook"/>
                <w:color w:val="000000"/>
                <w:sz w:val="21"/>
                <w:szCs w:val="21"/>
              </w:rPr>
              <w:t xml:space="preserve"> individual</w:t>
            </w:r>
            <w:r w:rsidRPr="00A23AD9">
              <w:rPr>
                <w:rFonts w:ascii="Century Schoolbook" w:hAnsi="Century Schoolbook"/>
                <w:color w:val="000000"/>
                <w:sz w:val="21"/>
                <w:szCs w:val="21"/>
              </w:rPr>
              <w:t xml:space="preserve"> case preparation </w:t>
            </w:r>
            <w:r>
              <w:rPr>
                <w:rFonts w:ascii="Century Schoolbook" w:hAnsi="Century Schoolbook"/>
                <w:color w:val="000000"/>
                <w:sz w:val="21"/>
                <w:szCs w:val="21"/>
              </w:rPr>
              <w:t>and planned presentations</w:t>
            </w:r>
            <w:r w:rsidRPr="00A23AD9">
              <w:rPr>
                <w:rFonts w:ascii="Century Schoolbook" w:hAnsi="Century Schoolbook"/>
                <w:color w:val="000000"/>
                <w:sz w:val="21"/>
                <w:szCs w:val="21"/>
              </w:rPr>
              <w:t xml:space="preserve">. You can obtain assistance by prompting the system with queries and directions, and then by reviewing, editing, rejecting, accepting, and selecting those responses that seem the best </w:t>
            </w:r>
          </w:ins>
          <w:ins w:id="1691" w:author="Roger Haydock" w:date="2024-07-09T16:26:00Z">
            <w:r w:rsidR="004B4088">
              <w:rPr>
                <w:rFonts w:ascii="Century Schoolbook" w:hAnsi="Century Schoolbook"/>
                <w:color w:val="000000"/>
                <w:sz w:val="21"/>
                <w:szCs w:val="21"/>
              </w:rPr>
              <w:t xml:space="preserve">case </w:t>
            </w:r>
          </w:ins>
          <w:ins w:id="1692" w:author="Roger Haydock" w:date="2024-07-07T15:06:00Z">
            <w:r w:rsidRPr="00A23AD9">
              <w:rPr>
                <w:rFonts w:ascii="Century Schoolbook" w:hAnsi="Century Schoolbook"/>
                <w:color w:val="000000"/>
                <w:sz w:val="21"/>
                <w:szCs w:val="21"/>
              </w:rPr>
              <w:t xml:space="preserve">approach. Ultimately, the final choices and decisions will be yours to make and implement. </w:t>
            </w:r>
          </w:ins>
        </w:p>
        <w:p w14:paraId="17F97179" w14:textId="77777777" w:rsidR="000D10BE" w:rsidRDefault="000D10BE" w:rsidP="00612D6A">
          <w:pPr>
            <w:ind w:firstLine="720"/>
            <w:jc w:val="both"/>
            <w:rPr>
              <w:ins w:id="1693" w:author="Roger Haydock" w:date="2024-07-07T15:06:00Z"/>
              <w:rFonts w:ascii="Century Schoolbook" w:hAnsi="Century Schoolbook"/>
              <w:color w:val="000000"/>
              <w:sz w:val="21"/>
              <w:szCs w:val="21"/>
            </w:rPr>
            <w:pPrChange w:id="1694" w:author="Roger Haydock" w:date="2024-07-13T16:26:00Z">
              <w:pPr>
                <w:ind w:firstLine="720"/>
              </w:pPr>
            </w:pPrChange>
          </w:pPr>
        </w:p>
        <w:p w14:paraId="7BD3A4D7" w14:textId="18368620" w:rsidR="00E85C7C" w:rsidRPr="00E85C7C" w:rsidRDefault="000D10BE" w:rsidP="00612D6A">
          <w:pPr>
            <w:ind w:firstLine="720"/>
            <w:jc w:val="both"/>
            <w:rPr>
              <w:ins w:id="1695" w:author="Roger Haydock" w:date="2024-07-13T16:12:00Z"/>
              <w:color w:val="000000"/>
              <w:szCs w:val="21"/>
              <w:rPrChange w:id="1696" w:author="Roger Haydock" w:date="2024-07-13T16:13:00Z">
                <w:rPr>
                  <w:ins w:id="1697" w:author="Roger Haydock" w:date="2024-07-13T16:12:00Z"/>
                  <w:rFonts w:cs="Arial"/>
                  <w:color w:val="222222"/>
                  <w:shd w:val="clear" w:color="auto" w:fill="FFFFFF"/>
                </w:rPr>
              </w:rPrChange>
            </w:rPr>
            <w:pPrChange w:id="1698" w:author="Roger Haydock" w:date="2024-07-13T16:26:00Z">
              <w:pPr>
                <w:pStyle w:val="TextParagraph"/>
              </w:pPr>
            </w:pPrChange>
          </w:pPr>
          <w:ins w:id="1699" w:author="Roger Haydock" w:date="2024-07-07T15:06:00Z">
            <w:r w:rsidRPr="00A23AD9">
              <w:rPr>
                <w:rFonts w:ascii="Century Schoolbook" w:hAnsi="Century Schoolbook"/>
                <w:color w:val="000000"/>
                <w:sz w:val="21"/>
                <w:szCs w:val="21"/>
              </w:rPr>
              <w:t xml:space="preserve">Your professor may provide instructions </w:t>
            </w:r>
            <w:r>
              <w:rPr>
                <w:rFonts w:ascii="Century Schoolbook" w:hAnsi="Century Schoolbook"/>
                <w:color w:val="000000"/>
                <w:sz w:val="21"/>
                <w:szCs w:val="21"/>
              </w:rPr>
              <w:t xml:space="preserve">and guidance </w:t>
            </w:r>
            <w:r w:rsidRPr="00A23AD9">
              <w:rPr>
                <w:rFonts w:ascii="Century Schoolbook" w:hAnsi="Century Schoolbook"/>
                <w:color w:val="000000"/>
                <w:sz w:val="21"/>
                <w:szCs w:val="21"/>
              </w:rPr>
              <w:t>regarding what can or cannot be accomplished</w:t>
            </w:r>
            <w:r>
              <w:rPr>
                <w:rFonts w:ascii="Century Schoolbook" w:hAnsi="Century Schoolbook"/>
                <w:color w:val="000000"/>
                <w:sz w:val="21"/>
                <w:szCs w:val="21"/>
              </w:rPr>
              <w:t xml:space="preserve"> with this AI augmented book feature. </w:t>
            </w:r>
          </w:ins>
        </w:p>
        <w:p w14:paraId="4D47A903" w14:textId="77777777" w:rsidR="006B3E66" w:rsidRDefault="006B3E66" w:rsidP="00612D6A">
          <w:pPr>
            <w:pStyle w:val="TextParagraph"/>
            <w:spacing w:before="0" w:after="0"/>
            <w:ind w:left="432" w:firstLine="0"/>
            <w:rPr>
              <w:ins w:id="1700" w:author="Roger Haydock" w:date="2024-07-13T16:17:00Z"/>
              <w:rFonts w:cs="Arial"/>
              <w:i/>
              <w:iCs/>
              <w:color w:val="222222"/>
              <w:shd w:val="clear" w:color="auto" w:fill="FFFFFF"/>
            </w:rPr>
          </w:pPr>
        </w:p>
        <w:p w14:paraId="1B59F22D" w14:textId="77777777" w:rsidR="00612D6A" w:rsidRDefault="00E85C7C" w:rsidP="00612D6A">
          <w:pPr>
            <w:pStyle w:val="TextParagraph"/>
            <w:spacing w:before="0" w:after="0" w:line="240" w:lineRule="auto"/>
            <w:ind w:left="432" w:firstLine="0"/>
            <w:rPr>
              <w:ins w:id="1701" w:author="Roger Haydock" w:date="2024-07-13T16:26:00Z"/>
              <w:rFonts w:cs="Arial"/>
              <w:i/>
              <w:iCs/>
              <w:color w:val="222222"/>
              <w:shd w:val="clear" w:color="auto" w:fill="FFFFFF"/>
            </w:rPr>
          </w:pPr>
          <w:ins w:id="1702" w:author="Roger Haydock" w:date="2024-07-13T16:11:00Z">
            <w:r w:rsidRPr="00E85C7C">
              <w:rPr>
                <w:rFonts w:cs="Arial"/>
                <w:i/>
                <w:iCs/>
                <w:color w:val="222222"/>
                <w:shd w:val="clear" w:color="auto" w:fill="FFFFFF"/>
                <w:rPrChange w:id="1703" w:author="Roger Haydock" w:date="2024-07-13T16:13:00Z">
                  <w:rPr>
                    <w:rFonts w:ascii="Arial" w:hAnsi="Arial" w:cs="Arial"/>
                    <w:color w:val="222222"/>
                    <w:shd w:val="clear" w:color="auto" w:fill="FFFFFF"/>
                  </w:rPr>
                </w:rPrChange>
              </w:rPr>
              <w:t>To access a Generative AI tool grounded in this chapter's expertise,</w:t>
            </w:r>
          </w:ins>
        </w:p>
        <w:p w14:paraId="24E18ACD" w14:textId="329071E8" w:rsidR="00E85C7C" w:rsidRDefault="00E85C7C" w:rsidP="00612D6A">
          <w:pPr>
            <w:pStyle w:val="TextParagraph"/>
            <w:spacing w:before="0" w:after="0" w:line="240" w:lineRule="auto"/>
            <w:ind w:left="432" w:firstLine="0"/>
            <w:rPr>
              <w:ins w:id="1704" w:author="Roger Haydock" w:date="2024-07-13T16:12:00Z"/>
              <w:rFonts w:cs="Arial"/>
              <w:color w:val="222222"/>
              <w:shd w:val="clear" w:color="auto" w:fill="FFFFFF"/>
            </w:rPr>
            <w:pPrChange w:id="1705" w:author="Roger Haydock" w:date="2024-07-13T16:26:00Z">
              <w:pPr>
                <w:pStyle w:val="TextParagraph"/>
              </w:pPr>
            </w:pPrChange>
          </w:pPr>
          <w:ins w:id="1706" w:author="Roger Haydock" w:date="2024-07-13T16:11:00Z">
            <w:r w:rsidRPr="00E85C7C">
              <w:rPr>
                <w:rFonts w:cs="Arial"/>
                <w:i/>
                <w:iCs/>
                <w:color w:val="222222"/>
                <w:shd w:val="clear" w:color="auto" w:fill="FFFFFF"/>
                <w:rPrChange w:id="1707" w:author="Roger Haydock" w:date="2024-07-13T16:13:00Z">
                  <w:rPr>
                    <w:rFonts w:ascii="Arial" w:hAnsi="Arial" w:cs="Arial"/>
                    <w:color w:val="222222"/>
                    <w:shd w:val="clear" w:color="auto" w:fill="FFFFFF"/>
                  </w:rPr>
                </w:rPrChange>
              </w:rPr>
              <w:t xml:space="preserve"> visit</w:t>
            </w:r>
            <w:r w:rsidRPr="00E85C7C">
              <w:rPr>
                <w:rFonts w:cs="Arial"/>
                <w:color w:val="222222"/>
                <w:shd w:val="clear" w:color="auto" w:fill="FFFFFF"/>
                <w:rPrChange w:id="1708" w:author="Roger Haydock" w:date="2024-07-13T16:11:00Z">
                  <w:rPr>
                    <w:rFonts w:ascii="Arial" w:hAnsi="Arial" w:cs="Arial"/>
                    <w:color w:val="222222"/>
                    <w:shd w:val="clear" w:color="auto" w:fill="FFFFFF"/>
                  </w:rPr>
                </w:rPrChange>
              </w:rPr>
              <w:t xml:space="preserve"> </w:t>
            </w:r>
          </w:ins>
          <w:ins w:id="1709" w:author="Roger Haydock" w:date="2024-07-13T16:26:00Z">
            <w:r w:rsidR="00612D6A">
              <w:rPr>
                <w:rFonts w:cs="Arial"/>
                <w:color w:val="222222"/>
                <w:shd w:val="clear" w:color="auto" w:fill="FFFFFF"/>
              </w:rPr>
              <w:t xml:space="preserve"> </w:t>
            </w:r>
          </w:ins>
          <w:ins w:id="1710" w:author="Roger Haydock" w:date="2024-07-13T16:11:00Z">
            <w:r w:rsidRPr="006B3E66">
              <w:rPr>
                <w:rFonts w:cs="Arial"/>
                <w:color w:val="000000" w:themeColor="text1"/>
                <w:shd w:val="clear" w:color="auto" w:fill="FFFFFF"/>
                <w:rPrChange w:id="1711" w:author="Roger Haydock" w:date="2024-07-13T16:17:00Z">
                  <w:rPr>
                    <w:rFonts w:ascii="Arial" w:hAnsi="Arial" w:cs="Arial"/>
                    <w:color w:val="222222"/>
                    <w:shd w:val="clear" w:color="auto" w:fill="FFFFFF"/>
                  </w:rPr>
                </w:rPrChange>
              </w:rPr>
              <w:t>&lt;</w:t>
            </w:r>
            <w:r w:rsidRPr="006B3E66">
              <w:rPr>
                <w:rFonts w:cs="Arial"/>
                <w:b/>
                <w:bCs/>
                <w:color w:val="000000" w:themeColor="text1"/>
                <w:rPrChange w:id="1712" w:author="Roger Haydock" w:date="2024-07-13T16:17:00Z">
                  <w:rPr>
                    <w:rFonts w:ascii="Arial" w:hAnsi="Arial" w:cs="Arial"/>
                    <w:b/>
                    <w:bCs/>
                    <w:color w:val="222222"/>
                  </w:rPr>
                </w:rPrChange>
              </w:rPr>
              <w:fldChar w:fldCharType="begin"/>
            </w:r>
            <w:r w:rsidRPr="006B3E66">
              <w:rPr>
                <w:rFonts w:cs="Arial"/>
                <w:b/>
                <w:bCs/>
                <w:color w:val="000000" w:themeColor="text1"/>
                <w:rPrChange w:id="1713" w:author="Roger Haydock" w:date="2024-07-13T16:17:00Z">
                  <w:rPr>
                    <w:rFonts w:ascii="Arial" w:hAnsi="Arial" w:cs="Arial"/>
                    <w:b/>
                    <w:bCs/>
                    <w:color w:val="222222"/>
                  </w:rPr>
                </w:rPrChange>
              </w:rPr>
              <w:instrText>HYPERLINK "http://trialadvocacy.net" \t "_blank"</w:instrText>
            </w:r>
            <w:r w:rsidRPr="00612D6A">
              <w:rPr>
                <w:rFonts w:cs="Arial"/>
                <w:b/>
                <w:bCs/>
                <w:color w:val="000000" w:themeColor="text1"/>
              </w:rPr>
            </w:r>
            <w:r w:rsidRPr="006B3E66">
              <w:rPr>
                <w:rFonts w:cs="Arial"/>
                <w:b/>
                <w:bCs/>
                <w:color w:val="000000" w:themeColor="text1"/>
                <w:rPrChange w:id="1714" w:author="Roger Haydock" w:date="2024-07-13T16:17:00Z">
                  <w:rPr>
                    <w:rFonts w:ascii="Arial" w:hAnsi="Arial" w:cs="Arial"/>
                    <w:b/>
                    <w:bCs/>
                    <w:color w:val="222222"/>
                  </w:rPr>
                </w:rPrChange>
              </w:rPr>
              <w:fldChar w:fldCharType="separate"/>
            </w:r>
            <w:r w:rsidRPr="006B3E66">
              <w:rPr>
                <w:rStyle w:val="Hyperlink"/>
                <w:rFonts w:eastAsiaTheme="majorEastAsia" w:cs="Arial"/>
                <w:b/>
                <w:bCs/>
                <w:color w:val="000000" w:themeColor="text1"/>
                <w:rPrChange w:id="1715" w:author="Roger Haydock" w:date="2024-07-13T16:17:00Z">
                  <w:rPr>
                    <w:rStyle w:val="Hyperlink"/>
                    <w:rFonts w:ascii="Arial" w:eastAsiaTheme="majorEastAsia" w:hAnsi="Arial" w:cs="Arial"/>
                    <w:b/>
                    <w:bCs/>
                    <w:color w:val="1155CC"/>
                  </w:rPr>
                </w:rPrChange>
              </w:rPr>
              <w:t>trialadvocacy.net</w:t>
            </w:r>
            <w:r w:rsidRPr="006B3E66">
              <w:rPr>
                <w:rFonts w:cs="Arial"/>
                <w:b/>
                <w:bCs/>
                <w:color w:val="000000" w:themeColor="text1"/>
                <w:rPrChange w:id="1716" w:author="Roger Haydock" w:date="2024-07-13T16:17:00Z">
                  <w:rPr>
                    <w:rFonts w:ascii="Arial" w:hAnsi="Arial" w:cs="Arial"/>
                    <w:b/>
                    <w:bCs/>
                    <w:color w:val="222222"/>
                  </w:rPr>
                </w:rPrChange>
              </w:rPr>
              <w:fldChar w:fldCharType="end"/>
            </w:r>
            <w:r w:rsidRPr="006B3E66">
              <w:rPr>
                <w:rFonts w:cs="Arial"/>
                <w:color w:val="000000" w:themeColor="text1"/>
                <w:shd w:val="clear" w:color="auto" w:fill="FFFFFF"/>
                <w:rPrChange w:id="1717" w:author="Roger Haydock" w:date="2024-07-13T16:17:00Z">
                  <w:rPr>
                    <w:rFonts w:ascii="Arial" w:hAnsi="Arial" w:cs="Arial"/>
                    <w:color w:val="222222"/>
                    <w:shd w:val="clear" w:color="auto" w:fill="FFFFFF"/>
                  </w:rPr>
                </w:rPrChange>
              </w:rPr>
              <w:t xml:space="preserve">&gt; </w:t>
            </w:r>
          </w:ins>
          <w:ins w:id="1718" w:author="Roger Haydock" w:date="2024-07-13T16:14:00Z">
            <w:r>
              <w:rPr>
                <w:rFonts w:cs="Arial"/>
                <w:i/>
                <w:iCs/>
                <w:color w:val="222222"/>
                <w:shd w:val="clear" w:color="auto" w:fill="FFFFFF"/>
              </w:rPr>
              <w:t xml:space="preserve"> which can also be accessed with this</w:t>
            </w:r>
          </w:ins>
        </w:p>
        <w:p w14:paraId="4D600643" w14:textId="540A9AD8" w:rsidR="000D10BE" w:rsidRPr="00E85C7C" w:rsidRDefault="00E85C7C" w:rsidP="00612D6A">
          <w:pPr>
            <w:pStyle w:val="TextParagraph"/>
            <w:spacing w:before="0" w:after="0" w:line="240" w:lineRule="auto"/>
            <w:pPrChange w:id="1719" w:author="Roger Haydock" w:date="2024-07-13T16:26:00Z">
              <w:pPr>
                <w:pStyle w:val="TextParagraph"/>
              </w:pPr>
            </w:pPrChange>
          </w:pPr>
          <w:ins w:id="1720" w:author="Roger Haydock" w:date="2024-07-13T16:11:00Z">
            <w:r w:rsidRPr="00E85C7C">
              <w:rPr>
                <w:rFonts w:cs="Arial"/>
                <w:i/>
                <w:iCs/>
                <w:color w:val="222222"/>
                <w:shd w:val="clear" w:color="auto" w:fill="FFFFFF"/>
                <w:rPrChange w:id="1721" w:author="Roger Haydock" w:date="2024-07-13T16:13:00Z">
                  <w:rPr>
                    <w:rFonts w:ascii="Arial" w:hAnsi="Arial" w:cs="Arial"/>
                    <w:color w:val="222222"/>
                    <w:shd w:val="clear" w:color="auto" w:fill="FFFFFF"/>
                  </w:rPr>
                </w:rPrChange>
              </w:rPr>
              <w:t>QR code:</w:t>
            </w:r>
            <w:r w:rsidRPr="00E85C7C">
              <w:rPr>
                <w:rFonts w:cs="Arial"/>
                <w:color w:val="222222"/>
                <w:shd w:val="clear" w:color="auto" w:fill="FFFFFF"/>
                <w:rPrChange w:id="1722" w:author="Roger Haydock" w:date="2024-07-13T16:11:00Z">
                  <w:rPr>
                    <w:rFonts w:ascii="Arial" w:hAnsi="Arial" w:cs="Arial"/>
                    <w:color w:val="222222"/>
                    <w:shd w:val="clear" w:color="auto" w:fill="FFFFFF"/>
                  </w:rPr>
                </w:rPrChange>
              </w:rPr>
              <w:t> </w:t>
            </w:r>
          </w:ins>
          <w:ins w:id="1723" w:author="Roger Haydock" w:date="2024-07-13T16:13:00Z">
            <w:r>
              <w:rPr>
                <w:noProof/>
              </w:rPr>
              <w:drawing>
                <wp:inline distT="0" distB="0" distL="0" distR="0" wp14:anchorId="76837CD9" wp14:editId="2D598473">
                  <wp:extent cx="228600" cy="228600"/>
                  <wp:effectExtent l="0" t="0" r="0" b="0"/>
                  <wp:docPr id="1361406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810" name="Picture 1361406810"/>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ins>
        </w:p>
        <w:p w14:paraId="3FB06ECF" w14:textId="77777777" w:rsidR="00D750D6" w:rsidRPr="003617AF" w:rsidRDefault="00000000">
          <w:pPr>
            <w:pStyle w:val="IgnoredStyle"/>
            <w:spacing w:line="240" w:lineRule="auto"/>
            <w:pPrChange w:id="1724" w:author="Roger Haydock" w:date="2024-07-13T16:19:00Z">
              <w:pPr>
                <w:pStyle w:val="IgnoredStyle"/>
              </w:pPr>
            </w:pPrChange>
          </w:pPr>
        </w:p>
      </w:sdtContent>
    </w:sdt>
    <w:p w14:paraId="6E97C54D" w14:textId="77777777" w:rsidR="00D750D6" w:rsidRDefault="00D750D6" w:rsidP="00D750D6">
      <w:pPr>
        <w:pStyle w:val="IgnoredStyle"/>
        <w:rPr>
          <w:rStyle w:val="HiddenHyperlink"/>
          <w:rFonts w:eastAsiaTheme="minorHAnsi"/>
        </w:rPr>
        <w:sectPr w:rsidR="00D750D6" w:rsidSect="00980C43">
          <w:headerReference w:type="even" r:id="rId18"/>
          <w:headerReference w:type="default" r:id="rId19"/>
          <w:footerReference w:type="first" r:id="rId20"/>
          <w:footnotePr>
            <w:numRestart w:val="eachSect"/>
          </w:footnotePr>
          <w:type w:val="oddPage"/>
          <w:pgSz w:w="10800" w:h="14400" w:code="1"/>
          <w:pgMar w:top="1440" w:right="1800" w:bottom="1440" w:left="1800" w:header="864" w:footer="720" w:gutter="0"/>
          <w:pgNumType w:start="1"/>
          <w:cols w:space="720"/>
          <w:titlePg/>
          <w:docGrid w:linePitch="360"/>
        </w:sectPr>
      </w:pPr>
    </w:p>
    <w:p w14:paraId="5382E40E" w14:textId="77777777" w:rsidR="00667299" w:rsidRDefault="00667299"/>
    <w:sectPr w:rsidR="0066729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40" w:author="Roger Haydock" w:date="2024-06-17T21:26:00Z" w:initials="RH">
    <w:p w14:paraId="4C7EA7A3" w14:textId="77777777" w:rsidR="000A2BF9" w:rsidRDefault="000A2BF9" w:rsidP="000A2BF9">
      <w:r>
        <w:rPr>
          <w:rStyle w:val="CommentReference"/>
        </w:rPr>
        <w:annotationRef/>
      </w:r>
      <w:r>
        <w:rPr>
          <w:color w:val="000000"/>
          <w:sz w:val="20"/>
          <w:szCs w:val="20"/>
        </w:rPr>
        <w:t>align left margin</w:t>
      </w:r>
    </w:p>
  </w:comment>
  <w:comment w:id="1104" w:author="Damien Riehl" w:date="2024-03-10T17:02:00Z" w:initials="DR">
    <w:p w14:paraId="28EFB257" w14:textId="293571B6" w:rsidR="00E80D99" w:rsidRDefault="00E80D99" w:rsidP="00E80D99">
      <w:pPr>
        <w:pStyle w:val="CommentText"/>
      </w:pPr>
      <w:r>
        <w:rPr>
          <w:rStyle w:val="CommentReference"/>
        </w:rPr>
        <w:annotationRef/>
      </w:r>
      <w:r>
        <w:t>Technically, these aren’t algorithms.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7EA7A3" w15:done="0"/>
  <w15:commentEx w15:paraId="28EFB2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F98CE3D" w16cex:dateUtc="2024-06-18T02:26:00Z"/>
  <w16cex:commentExtensible w16cex:durableId="0460ED9D" w16cex:dateUtc="2024-03-10T2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7EA7A3" w16cid:durableId="5F98CE3D"/>
  <w16cid:commentId w16cid:paraId="28EFB257" w16cid:durableId="0460ED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0F469" w14:textId="77777777" w:rsidR="00720ED4" w:rsidRDefault="00720ED4" w:rsidP="00D750D6">
      <w:r>
        <w:separator/>
      </w:r>
    </w:p>
  </w:endnote>
  <w:endnote w:type="continuationSeparator" w:id="0">
    <w:p w14:paraId="49853AC2" w14:textId="77777777" w:rsidR="00720ED4" w:rsidRDefault="00720ED4" w:rsidP="00D75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ew Century Schoolbook">
    <w:altName w:val="Cambria"/>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Schoolbook Bold">
    <w:altName w:val="Century Schoolbook"/>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45560" w14:textId="77777777" w:rsidR="00B363FF" w:rsidRPr="002C4DDA" w:rsidRDefault="00B363FF" w:rsidP="00D750D6">
    <w:pPr>
      <w:pStyle w:val="RunningHeader"/>
      <w:jc w:val="center"/>
    </w:pPr>
    <w:r>
      <w:fldChar w:fldCharType="begin"/>
    </w:r>
    <w:r>
      <w:instrText xml:space="preserve"> PAGE  \* Arabic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7CB03" w14:textId="77777777" w:rsidR="00720ED4" w:rsidRDefault="00720ED4" w:rsidP="00D750D6">
      <w:r>
        <w:separator/>
      </w:r>
    </w:p>
  </w:footnote>
  <w:footnote w:type="continuationSeparator" w:id="0">
    <w:p w14:paraId="1AE9C498" w14:textId="77777777" w:rsidR="00720ED4" w:rsidRDefault="00720ED4" w:rsidP="00CD615C">
      <w:r>
        <w:separator/>
      </w:r>
    </w:p>
    <w:p w14:paraId="1527AED9" w14:textId="77777777" w:rsidR="00720ED4" w:rsidRPr="00CD615C" w:rsidRDefault="00720ED4" w:rsidP="00CD615C">
      <w:pPr>
        <w:pStyle w:val="Footer"/>
      </w:pPr>
    </w:p>
  </w:footnote>
  <w:footnote w:id="1">
    <w:p w14:paraId="26700AD2" w14:textId="375F99E4" w:rsidR="00C40D66" w:rsidRPr="00EC19CE" w:rsidDel="007638B1" w:rsidRDefault="00DA3439" w:rsidP="00C40D66">
      <w:pPr>
        <w:pStyle w:val="FootnoteText"/>
        <w:rPr>
          <w:ins w:id="103" w:author="Roger Haydock" w:date="2024-04-19T10:57:00Z"/>
          <w:del w:id="104" w:author="Roger Haydock" w:date="2024-06-09T14:36:00Z"/>
        </w:rPr>
      </w:pPr>
      <w:ins w:id="105" w:author="Damien Riehl" w:date="2024-03-07T18:12:00Z">
        <w:del w:id="106" w:author="Roger Haydock" w:date="2024-06-09T14:36:00Z">
          <w:r w:rsidDel="007638B1">
            <w:rPr>
              <w:rStyle w:val="FootnoteReference"/>
            </w:rPr>
            <w:footnoteRef/>
          </w:r>
          <w:r w:rsidDel="007638B1">
            <w:delText xml:space="preserve"> </w:delText>
          </w:r>
        </w:del>
      </w:ins>
      <w:ins w:id="107" w:author="Roger Haydock" w:date="2024-04-19T10:57:00Z">
        <w:del w:id="108" w:author="Roger Haydock" w:date="2024-06-09T14:36:00Z">
          <w:r w:rsidR="00C40D66" w:rsidDel="007638B1">
            <w:delText xml:space="preserve">This book uses the terms “GenAI” and “LLMs” largely interchangeably, usually referring to “GenAI” when the machine inputs and outputs are nontextual (e.g., audio, video) and “LLMs” when the inputs and outputs are textual. </w:delText>
          </w:r>
        </w:del>
      </w:ins>
      <w:ins w:id="109" w:author="Roger Haydock" w:date="2024-06-04T09:55:00Z">
        <w:del w:id="110" w:author="Roger Haydock" w:date="2024-06-09T14:36:00Z">
          <w:r w:rsidR="006221A2" w:rsidDel="007638B1">
            <w:delText>T</w:delText>
          </w:r>
        </w:del>
      </w:ins>
      <w:ins w:id="111" w:author="Roger Haydock" w:date="2024-04-19T10:57:00Z">
        <w:del w:id="112" w:author="Roger Haydock" w:date="2024-06-09T14:36:00Z">
          <w:r w:rsidR="00C40D66" w:rsidDel="007638B1">
            <w:delText>he abbreviated LLM might be confused with LLMs as Master of Law</w:delText>
          </w:r>
        </w:del>
      </w:ins>
      <w:ins w:id="113" w:author="Roger Haydock" w:date="2024-04-19T10:58:00Z">
        <w:del w:id="114" w:author="Roger Haydock" w:date="2024-06-09T14:36:00Z">
          <w:r w:rsidR="00C40D66" w:rsidDel="007638B1">
            <w:delText>s</w:delText>
          </w:r>
        </w:del>
      </w:ins>
      <w:ins w:id="115" w:author="Roger Haydock" w:date="2024-04-19T10:57:00Z">
        <w:del w:id="116" w:author="Roger Haydock" w:date="2024-06-09T14:36:00Z">
          <w:r w:rsidR="00C40D66" w:rsidDel="007638B1">
            <w:delText xml:space="preserve"> degrees</w:delText>
          </w:r>
        </w:del>
      </w:ins>
      <w:ins w:id="117" w:author="Roger Haydock" w:date="2024-06-04T09:54:00Z">
        <w:del w:id="118" w:author="Roger Haydock" w:date="2024-06-09T14:36:00Z">
          <w:r w:rsidR="006221A2" w:rsidDel="007638B1">
            <w:delText xml:space="preserve">, which </w:delText>
          </w:r>
        </w:del>
      </w:ins>
      <w:ins w:id="119" w:author="Roger Haydock" w:date="2024-06-04T09:55:00Z">
        <w:del w:id="120" w:author="Roger Haydock" w:date="2024-06-09T14:36:00Z">
          <w:r w:rsidR="006221A2" w:rsidDel="007638B1">
            <w:delText>are not referred to in this text.</w:delText>
          </w:r>
        </w:del>
      </w:ins>
      <w:ins w:id="121" w:author="Roger Haydock" w:date="2024-04-19T10:57:00Z">
        <w:del w:id="122" w:author="Roger Haydock" w:date="2024-06-09T14:36:00Z">
          <w:r w:rsidR="00C40D66" w:rsidDel="007638B1">
            <w:delText xml:space="preserve"> Every reference </w:delText>
          </w:r>
        </w:del>
      </w:ins>
      <w:ins w:id="123" w:author="Roger Haydock" w:date="2024-06-04T09:57:00Z">
        <w:del w:id="124" w:author="Roger Haydock" w:date="2024-06-09T14:36:00Z">
          <w:r w:rsidR="006221A2" w:rsidDel="007638B1">
            <w:delText xml:space="preserve">in this book </w:delText>
          </w:r>
        </w:del>
      </w:ins>
      <w:ins w:id="125" w:author="Roger Haydock" w:date="2024-04-19T10:57:00Z">
        <w:del w:id="126" w:author="Roger Haydock" w:date="2024-06-09T14:36:00Z">
          <w:r w:rsidR="00C40D66" w:rsidDel="007638B1">
            <w:delText xml:space="preserve">to an “LLM” </w:delText>
          </w:r>
        </w:del>
      </w:ins>
      <w:ins w:id="127" w:author="Roger Haydock" w:date="2024-06-04T09:57:00Z">
        <w:del w:id="128" w:author="Roger Haydock" w:date="2024-06-09T14:36:00Z">
          <w:r w:rsidR="006221A2" w:rsidDel="007638B1">
            <w:delText>is</w:delText>
          </w:r>
        </w:del>
      </w:ins>
      <w:ins w:id="129" w:author="Roger Haydock" w:date="2024-04-19T10:57:00Z">
        <w:del w:id="130" w:author="Roger Haydock" w:date="2024-06-09T14:36:00Z">
          <w:r w:rsidR="00C40D66" w:rsidDel="007638B1">
            <w:delText xml:space="preserve"> to a Large Language Model.</w:delText>
          </w:r>
        </w:del>
      </w:ins>
    </w:p>
    <w:p w14:paraId="502C9F9B" w14:textId="335BE1D9" w:rsidR="00DA3439" w:rsidRPr="00EC19CE" w:rsidDel="007638B1" w:rsidRDefault="00DA3439">
      <w:pPr>
        <w:pStyle w:val="FootnoteText"/>
        <w:rPr>
          <w:del w:id="131" w:author="Roger Haydock" w:date="2024-06-09T14:36:00Z"/>
        </w:rPr>
      </w:pPr>
      <w:ins w:id="132" w:author="Damien Riehl" w:date="2024-03-07T18:12:00Z">
        <w:del w:id="133" w:author="Roger Haydock" w:date="2024-06-09T14:36:00Z">
          <w:r w:rsidDel="007638B1">
            <w:delText xml:space="preserve">This book </w:delText>
          </w:r>
        </w:del>
      </w:ins>
      <w:ins w:id="134" w:author="Damien Riehl" w:date="2024-03-07T18:14:00Z">
        <w:del w:id="135" w:author="Roger Haydock" w:date="2024-06-09T14:36:00Z">
          <w:r w:rsidR="00EC19CE" w:rsidDel="007638B1">
            <w:delText>uses the terms “Gen</w:delText>
          </w:r>
        </w:del>
      </w:ins>
      <w:ins w:id="136" w:author="Damien Riehl" w:date="2024-03-07T18:12:00Z">
        <w:del w:id="137" w:author="Roger Haydock" w:date="2024-06-09T14:36:00Z">
          <w:r w:rsidDel="007638B1">
            <w:delText>AI</w:delText>
          </w:r>
        </w:del>
      </w:ins>
      <w:ins w:id="138" w:author="Damien Riehl" w:date="2024-03-07T18:14:00Z">
        <w:del w:id="139" w:author="Roger Haydock" w:date="2024-06-09T14:36:00Z">
          <w:r w:rsidR="00EC19CE" w:rsidDel="007638B1">
            <w:delText>”</w:delText>
          </w:r>
        </w:del>
      </w:ins>
      <w:ins w:id="140" w:author="Damien Riehl" w:date="2024-03-07T18:12:00Z">
        <w:del w:id="141" w:author="Roger Haydock" w:date="2024-06-09T14:36:00Z">
          <w:r w:rsidDel="007638B1">
            <w:delText xml:space="preserve"> and </w:delText>
          </w:r>
        </w:del>
      </w:ins>
      <w:ins w:id="142" w:author="Damien Riehl" w:date="2024-03-07T18:15:00Z">
        <w:del w:id="143" w:author="Roger Haydock" w:date="2024-06-09T14:36:00Z">
          <w:r w:rsidR="00EC19CE" w:rsidDel="007638B1">
            <w:delText>“</w:delText>
          </w:r>
        </w:del>
      </w:ins>
      <w:ins w:id="144" w:author="Damien Riehl" w:date="2024-03-07T18:12:00Z">
        <w:del w:id="145" w:author="Roger Haydock" w:date="2024-06-09T14:36:00Z">
          <w:r w:rsidDel="007638B1">
            <w:delText>LLMs</w:delText>
          </w:r>
        </w:del>
      </w:ins>
      <w:ins w:id="146" w:author="Damien Riehl" w:date="2024-03-07T18:15:00Z">
        <w:del w:id="147" w:author="Roger Haydock" w:date="2024-06-09T14:36:00Z">
          <w:r w:rsidR="00EC19CE" w:rsidDel="007638B1">
            <w:delText>”</w:delText>
          </w:r>
        </w:del>
      </w:ins>
      <w:ins w:id="148" w:author="Damien Riehl" w:date="2024-03-07T18:12:00Z">
        <w:del w:id="149" w:author="Roger Haydock" w:date="2024-06-09T14:36:00Z">
          <w:r w:rsidDel="007638B1">
            <w:delText xml:space="preserve"> </w:delText>
          </w:r>
        </w:del>
      </w:ins>
      <w:ins w:id="150" w:author="Damien Riehl" w:date="2024-03-07T18:13:00Z">
        <w:del w:id="151" w:author="Roger Haydock" w:date="2024-06-09T14:36:00Z">
          <w:r w:rsidDel="007638B1">
            <w:delText xml:space="preserve">largely </w:delText>
          </w:r>
        </w:del>
      </w:ins>
      <w:ins w:id="152" w:author="Damien Riehl" w:date="2024-03-07T18:12:00Z">
        <w:del w:id="153" w:author="Roger Haydock" w:date="2024-06-09T14:36:00Z">
          <w:r w:rsidDel="007638B1">
            <w:delText xml:space="preserve">interchangeably, </w:delText>
          </w:r>
        </w:del>
      </w:ins>
      <w:ins w:id="154" w:author="Damien Riehl" w:date="2024-03-07T18:15:00Z">
        <w:del w:id="155" w:author="Roger Haydock" w:date="2024-06-09T14:36:00Z">
          <w:r w:rsidR="00EC19CE" w:rsidDel="007638B1">
            <w:delText xml:space="preserve">usually </w:delText>
          </w:r>
        </w:del>
      </w:ins>
      <w:ins w:id="156" w:author="Damien Riehl" w:date="2024-03-07T18:13:00Z">
        <w:del w:id="157" w:author="Roger Haydock" w:date="2024-06-09T14:36:00Z">
          <w:r w:rsidDel="007638B1">
            <w:delText>referring to “</w:delText>
          </w:r>
        </w:del>
      </w:ins>
      <w:ins w:id="158" w:author="Damien Riehl" w:date="2024-03-07T18:12:00Z">
        <w:del w:id="159" w:author="Roger Haydock" w:date="2024-06-09T14:36:00Z">
          <w:r w:rsidDel="007638B1">
            <w:delText>GenAI</w:delText>
          </w:r>
        </w:del>
      </w:ins>
      <w:ins w:id="160" w:author="Damien Riehl" w:date="2024-03-07T18:13:00Z">
        <w:del w:id="161" w:author="Roger Haydock" w:date="2024-06-09T14:36:00Z">
          <w:r w:rsidDel="007638B1">
            <w:delText>”</w:delText>
          </w:r>
        </w:del>
      </w:ins>
      <w:ins w:id="162" w:author="Damien Riehl" w:date="2024-03-07T18:12:00Z">
        <w:del w:id="163" w:author="Roger Haydock" w:date="2024-06-09T14:36:00Z">
          <w:r w:rsidDel="007638B1">
            <w:delText xml:space="preserve"> when the </w:delText>
          </w:r>
        </w:del>
      </w:ins>
      <w:ins w:id="164" w:author="Damien Riehl" w:date="2024-03-07T18:13:00Z">
        <w:del w:id="165" w:author="Roger Haydock" w:date="2024-06-09T14:36:00Z">
          <w:r w:rsidDel="007638B1">
            <w:delText xml:space="preserve">machines’ </w:delText>
          </w:r>
        </w:del>
      </w:ins>
      <w:ins w:id="166" w:author="Damien Riehl" w:date="2024-03-07T18:15:00Z">
        <w:del w:id="167" w:author="Roger Haydock" w:date="2024-06-09T14:36:00Z">
          <w:r w:rsidR="00EC19CE" w:rsidDel="007638B1">
            <w:delText xml:space="preserve">inputs and </w:delText>
          </w:r>
        </w:del>
      </w:ins>
      <w:ins w:id="168" w:author="Damien Riehl" w:date="2024-03-07T18:13:00Z">
        <w:del w:id="169" w:author="Roger Haydock" w:date="2024-06-09T14:36:00Z">
          <w:r w:rsidDel="007638B1">
            <w:delText>output</w:delText>
          </w:r>
        </w:del>
      </w:ins>
      <w:ins w:id="170" w:author="Damien Riehl" w:date="2024-03-07T18:15:00Z">
        <w:del w:id="171" w:author="Roger Haydock" w:date="2024-06-09T14:36:00Z">
          <w:r w:rsidR="00EC19CE" w:rsidDel="007638B1">
            <w:delText>s</w:delText>
          </w:r>
        </w:del>
      </w:ins>
      <w:ins w:id="172" w:author="Damien Riehl" w:date="2024-03-07T18:13:00Z">
        <w:del w:id="173" w:author="Roger Haydock" w:date="2024-06-09T14:36:00Z">
          <w:r w:rsidDel="007638B1">
            <w:delText xml:space="preserve"> </w:delText>
          </w:r>
        </w:del>
      </w:ins>
      <w:ins w:id="174" w:author="Damien Riehl" w:date="2024-03-07T18:15:00Z">
        <w:del w:id="175" w:author="Roger Haydock" w:date="2024-06-09T14:36:00Z">
          <w:r w:rsidR="00EC19CE" w:rsidDel="007638B1">
            <w:delText xml:space="preserve">are </w:delText>
          </w:r>
        </w:del>
      </w:ins>
      <w:ins w:id="176" w:author="Damien Riehl" w:date="2024-03-07T18:13:00Z">
        <w:del w:id="177" w:author="Roger Haydock" w:date="2024-06-09T14:36:00Z">
          <w:r w:rsidDel="007638B1">
            <w:delText xml:space="preserve">nontextual (e.g., audio, video) and “LLMs” when the </w:delText>
          </w:r>
        </w:del>
      </w:ins>
      <w:ins w:id="178" w:author="Damien Riehl" w:date="2024-03-07T18:15:00Z">
        <w:del w:id="179" w:author="Roger Haydock" w:date="2024-06-09T14:36:00Z">
          <w:r w:rsidR="00EC19CE" w:rsidDel="007638B1">
            <w:delText xml:space="preserve">inputs </w:delText>
          </w:r>
        </w:del>
      </w:ins>
      <w:ins w:id="180" w:author="Damien Riehl" w:date="2024-03-07T18:13:00Z">
        <w:del w:id="181" w:author="Roger Haydock" w:date="2024-06-09T14:36:00Z">
          <w:r w:rsidDel="007638B1">
            <w:delText>and output</w:delText>
          </w:r>
        </w:del>
      </w:ins>
      <w:ins w:id="182" w:author="Damien Riehl" w:date="2024-03-07T18:15:00Z">
        <w:del w:id="183" w:author="Roger Haydock" w:date="2024-06-09T14:36:00Z">
          <w:r w:rsidR="00EC19CE" w:rsidDel="007638B1">
            <w:delText>s</w:delText>
          </w:r>
        </w:del>
      </w:ins>
      <w:ins w:id="184" w:author="Damien Riehl" w:date="2024-03-07T18:13:00Z">
        <w:del w:id="185" w:author="Roger Haydock" w:date="2024-06-09T14:36:00Z">
          <w:r w:rsidDel="007638B1">
            <w:delText xml:space="preserve"> are textual.</w:delText>
          </w:r>
        </w:del>
      </w:ins>
      <w:ins w:id="186" w:author="Damien Riehl" w:date="2024-03-07T18:16:00Z">
        <w:del w:id="187" w:author="Roger Haydock" w:date="2024-06-09T14:36:00Z">
          <w:r w:rsidR="00EC19CE" w:rsidDel="007638B1">
            <w:delText xml:space="preserve"> Of course, the uninitiated might confuse LLMs as legal master’s degrees, but to avoid confusion, this book </w:delText>
          </w:r>
          <w:r w:rsidR="00EC19CE" w:rsidRPr="002E2030" w:rsidDel="007638B1">
            <w:delText>will</w:delText>
          </w:r>
          <w:r w:rsidR="00EC19CE" w:rsidDel="007638B1">
            <w:delText xml:space="preserve"> </w:delText>
          </w:r>
          <w:r w:rsidR="00EC19CE" w:rsidDel="007638B1">
            <w:rPr>
              <w:i/>
              <w:iCs/>
            </w:rPr>
            <w:delText>nev</w:delText>
          </w:r>
        </w:del>
      </w:ins>
      <w:ins w:id="188" w:author="Damien Riehl" w:date="2024-03-07T18:17:00Z">
        <w:del w:id="189" w:author="Roger Haydock" w:date="2024-06-09T14:36:00Z">
          <w:r w:rsidR="00EC19CE" w:rsidDel="007638B1">
            <w:rPr>
              <w:i/>
              <w:iCs/>
            </w:rPr>
            <w:delText>er</w:delText>
          </w:r>
          <w:r w:rsidR="00EC19CE" w:rsidDel="007638B1">
            <w:delText xml:space="preserve"> refer to a master’s degree; every one of this book’s reference to an “LLM” will be to a Large Language Model.</w:delText>
          </w:r>
        </w:del>
      </w:ins>
    </w:p>
  </w:footnote>
  <w:footnote w:id="2">
    <w:p w14:paraId="2CFB8225" w14:textId="7C08551C" w:rsidR="00B363FF" w:rsidDel="00505D85" w:rsidRDefault="00B363FF" w:rsidP="00E442F7">
      <w:pPr>
        <w:pStyle w:val="FNPara"/>
        <w:rPr>
          <w:del w:id="694" w:author="Roger Haydock" w:date="2023-10-09T16:42:00Z"/>
        </w:rPr>
      </w:pPr>
      <w:del w:id="695" w:author="Roger Haydock" w:date="2023-10-09T16:42:00Z">
        <w:r w:rsidRPr="00CD615C" w:rsidDel="00505D85">
          <w:rPr>
            <w:rStyle w:val="FootnoteReference"/>
          </w:rPr>
          <w:footnoteRef/>
        </w:r>
        <w:r w:rsidRPr="00CD615C" w:rsidDel="00505D85">
          <w:tab/>
        </w:r>
        <w:r w:rsidRPr="00D30B54" w:rsidDel="00505D85">
          <w:rPr>
            <w:bdr w:val="none" w:sz="0" w:space="0" w:color="auto" w:frame="1"/>
          </w:rPr>
          <w:delText xml:space="preserve">For a further discussion regarding </w:delText>
        </w:r>
        <w:r w:rsidDel="00505D85">
          <w:rPr>
            <w:bdr w:val="none" w:sz="0" w:space="0" w:color="auto" w:frame="1"/>
          </w:rPr>
          <w:delText>story chronicles</w:delText>
        </w:r>
        <w:r w:rsidRPr="00D30B54" w:rsidDel="00505D85">
          <w:rPr>
            <w:bdr w:val="none" w:sz="0" w:space="0" w:color="auto" w:frame="1"/>
          </w:rPr>
          <w:delText xml:space="preserve">, </w:delText>
        </w:r>
        <w:r w:rsidRPr="00D30B54" w:rsidDel="00505D85">
          <w:rPr>
            <w:i/>
            <w:iCs/>
            <w:bdr w:val="none" w:sz="0" w:space="0" w:color="auto" w:frame="1"/>
          </w:rPr>
          <w:delText>see</w:delText>
        </w:r>
        <w:r w:rsidRPr="00D30B54" w:rsidDel="00505D85">
          <w:rPr>
            <w:bdr w:val="none" w:sz="0" w:space="0" w:color="auto" w:frame="1"/>
          </w:rPr>
          <w:delText xml:space="preserve"> Lawyers, Clients &amp; Narrative</w:delText>
        </w:r>
        <w:r w:rsidRPr="00D30B54" w:rsidDel="00505D85">
          <w:delText>:</w:delText>
        </w:r>
        <w:r w:rsidDel="00505D85">
          <w:delText xml:space="preserve"> </w:delText>
        </w:r>
        <w:r w:rsidRPr="00D30B54" w:rsidDel="00505D85">
          <w:rPr>
            <w:bdr w:val="none" w:sz="0" w:space="0" w:color="auto" w:frame="1"/>
          </w:rPr>
          <w:delText>A Framework for Law Students and Practitioners, by Carolyn Grose and Margaret E. Johnson (Carolina Academic Press).</w:delText>
        </w:r>
      </w:del>
    </w:p>
  </w:footnote>
  <w:footnote w:id="3">
    <w:p w14:paraId="5DA33730" w14:textId="7BAA795D" w:rsidR="00B363FF" w:rsidRDefault="00B363FF" w:rsidP="00FB0618">
      <w:pPr>
        <w:pStyle w:val="FNPara"/>
      </w:pPr>
      <w:r>
        <w:rPr>
          <w:rStyle w:val="FootnoteReference"/>
        </w:rPr>
        <w:footnoteRef/>
      </w:r>
      <w:r>
        <w:tab/>
        <w:t>This principle</w:t>
      </w:r>
      <w:ins w:id="803" w:author="Damien Riehl" w:date="2024-03-07T20:57:00Z">
        <w:r w:rsidR="00C01223">
          <w:t>,</w:t>
        </w:r>
      </w:ins>
      <w:r>
        <w:t xml:space="preserve"> </w:t>
      </w:r>
      <w:del w:id="804" w:author="Damien Riehl" w:date="2024-03-07T20:57:00Z">
        <w:r w:rsidDel="00C01223">
          <w:delText xml:space="preserve">is </w:delText>
        </w:r>
      </w:del>
      <w:r>
        <w:t xml:space="preserve">often referred to as Ockham’s Razor, </w:t>
      </w:r>
      <w:ins w:id="805" w:author="Damien Riehl" w:date="2024-03-07T20:58:00Z">
        <w:r w:rsidR="00C01223">
          <w:t xml:space="preserve">resonated with </w:t>
        </w:r>
      </w:ins>
      <w:del w:id="806" w:author="Damien Riehl" w:date="2024-03-07T20:57:00Z">
        <w:r w:rsidDel="00C01223">
          <w:delText xml:space="preserve">and </w:delText>
        </w:r>
      </w:del>
      <w:del w:id="807" w:author="Damien Riehl" w:date="2024-03-07T20:56:00Z">
        <w:r w:rsidDel="00C01223">
          <w:delText xml:space="preserve">has </w:delText>
        </w:r>
      </w:del>
      <w:del w:id="808" w:author="Damien Riehl" w:date="2024-03-07T20:58:00Z">
        <w:r w:rsidDel="00C01223">
          <w:delText xml:space="preserve">been </w:delText>
        </w:r>
      </w:del>
      <w:del w:id="809" w:author="Damien Riehl" w:date="2024-03-07T20:57:00Z">
        <w:r w:rsidDel="00C01223">
          <w:delText xml:space="preserve">also </w:delText>
        </w:r>
      </w:del>
      <w:del w:id="810" w:author="Damien Riehl" w:date="2024-03-07T20:58:00Z">
        <w:r w:rsidDel="00C01223">
          <w:delText xml:space="preserve">confirmed by </w:delText>
        </w:r>
      </w:del>
      <w:r>
        <w:t>Aristotle, Aquinas, and other philosophers.</w:t>
      </w:r>
    </w:p>
  </w:footnote>
  <w:footnote w:id="4">
    <w:p w14:paraId="2865B3C8" w14:textId="7553F06D" w:rsidR="00B363FF" w:rsidRPr="00E442F7" w:rsidRDefault="00B363FF" w:rsidP="00E442F7">
      <w:pPr>
        <w:pStyle w:val="FNPara"/>
        <w:rPr>
          <w:sz w:val="21"/>
          <w:szCs w:val="21"/>
        </w:rPr>
      </w:pPr>
      <w:r w:rsidRPr="00CD615C">
        <w:rPr>
          <w:rStyle w:val="FootnoteReference"/>
        </w:rPr>
        <w:footnoteRef/>
      </w:r>
      <w:r w:rsidRPr="00CD615C">
        <w:tab/>
      </w:r>
      <w:r w:rsidRPr="006F611C">
        <w:t>See, e.g., Quantitative Legal Prediction</w:t>
      </w:r>
      <w:r>
        <w:t>—</w:t>
      </w:r>
      <w:r w:rsidRPr="006F611C">
        <w:t>Or</w:t>
      </w:r>
      <w:r>
        <w:t>—</w:t>
      </w:r>
      <w:r w:rsidRPr="006F611C">
        <w:t xml:space="preserve">How I Learned to Stop Worrying and Start Preparing for the Data-Driven Future of the Legal Services Industry, </w:t>
      </w:r>
      <w:r w:rsidRPr="006F611C">
        <w:rPr>
          <w:shd w:val="clear" w:color="auto" w:fill="FFFFFF"/>
        </w:rPr>
        <w:t xml:space="preserve">62 Emory L.J. 909; </w:t>
      </w:r>
      <w:r w:rsidRPr="006F611C">
        <w:t>Theodore W. Ruger et al., Essay, The Supreme Court Forecasting Project: Legal and Political Science Approaches to Predicting Supreme Court Decisionmaking, 104 C</w:t>
      </w:r>
      <w:r>
        <w:t>olum</w:t>
      </w:r>
      <w:r w:rsidRPr="006F611C">
        <w:t>. L. R</w:t>
      </w:r>
      <w:r>
        <w:t>ev</w:t>
      </w:r>
      <w:r w:rsidRPr="006F611C">
        <w:t>. 1150.</w:t>
      </w:r>
    </w:p>
  </w:footnote>
  <w:footnote w:id="5">
    <w:p w14:paraId="60AEC21E" w14:textId="529155CE" w:rsidR="00B363FF" w:rsidRDefault="00B363FF" w:rsidP="002566C0">
      <w:pPr>
        <w:pStyle w:val="FNPara"/>
      </w:pPr>
      <w:r w:rsidRPr="00CD615C">
        <w:rPr>
          <w:rStyle w:val="FootnoteReference"/>
        </w:rPr>
        <w:footnoteRef/>
      </w:r>
      <w:r w:rsidRPr="00CD615C">
        <w:tab/>
      </w:r>
      <w:r w:rsidRPr="005509F8">
        <w:t>Research and read the latest from Richard Susskind</w:t>
      </w:r>
      <w:r>
        <w:t>, Shara Evans,</w:t>
      </w:r>
      <w:r w:rsidRPr="005509F8">
        <w:t xml:space="preserve"> and Jord</w:t>
      </w:r>
      <w:r>
        <w:t>a</w:t>
      </w:r>
      <w:r w:rsidRPr="005509F8">
        <w:t>n Furlong</w:t>
      </w:r>
      <w:r>
        <w:t xml:space="preserve"> and other legal commentators</w:t>
      </w:r>
      <w:r w:rsidRPr="005509F8">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200" w:type="dxa"/>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93"/>
      <w:gridCol w:w="5414"/>
      <w:gridCol w:w="893"/>
    </w:tblGrid>
    <w:tr w:rsidR="00B363FF" w:rsidRPr="00C56926" w14:paraId="274F9686" w14:textId="77777777" w:rsidTr="00D750D6">
      <w:trPr>
        <w:trHeight w:val="504"/>
      </w:trPr>
      <w:tc>
        <w:tcPr>
          <w:tcW w:w="893" w:type="dxa"/>
          <w:vAlign w:val="bottom"/>
        </w:tcPr>
        <w:p w14:paraId="4F790D76" w14:textId="77777777" w:rsidR="00B363FF" w:rsidRPr="00C56926" w:rsidRDefault="00000000" w:rsidP="00D750D6">
          <w:pPr>
            <w:pStyle w:val="RunningHeader"/>
            <w:jc w:val="left"/>
          </w:pPr>
          <w:sdt>
            <w:sdtPr>
              <w:id w:val="26941128"/>
              <w:docPartObj>
                <w:docPartGallery w:val="Page Numbers (Top of Page)"/>
                <w:docPartUnique/>
              </w:docPartObj>
            </w:sdtPr>
            <w:sdtContent>
              <w:r w:rsidR="00B363FF">
                <w:fldChar w:fldCharType="begin"/>
              </w:r>
              <w:r w:rsidR="00B363FF">
                <w:instrText xml:space="preserve"> PAGE   \* MERGEFORMAT </w:instrText>
              </w:r>
              <w:r w:rsidR="00B363FF">
                <w:fldChar w:fldCharType="separate"/>
              </w:r>
              <w:r w:rsidR="00B363FF">
                <w:rPr>
                  <w:noProof/>
                </w:rPr>
                <w:t>2</w:t>
              </w:r>
              <w:r w:rsidR="00B363FF">
                <w:rPr>
                  <w:noProof/>
                </w:rPr>
                <w:fldChar w:fldCharType="end"/>
              </w:r>
            </w:sdtContent>
          </w:sdt>
        </w:p>
      </w:tc>
      <w:tc>
        <w:tcPr>
          <w:tcW w:w="5414" w:type="dxa"/>
          <w:vAlign w:val="bottom"/>
        </w:tcPr>
        <w:p w14:paraId="720656AF" w14:textId="5D498B30" w:rsidR="00B363FF" w:rsidRPr="00C56926" w:rsidRDefault="00000000" w:rsidP="00D750D6">
          <w:pPr>
            <w:pStyle w:val="RunningHeader"/>
            <w:jc w:val="center"/>
          </w:pPr>
          <w:r>
            <w:fldChar w:fldCharType="begin"/>
          </w:r>
          <w:r>
            <w:instrText xml:space="preserve"> STYLEREF  "Ch Title" </w:instrText>
          </w:r>
          <w:r>
            <w:fldChar w:fldCharType="separate"/>
          </w:r>
          <w:r w:rsidR="00612D6A">
            <w:rPr>
              <w:noProof/>
            </w:rPr>
            <w:t>The Advocate</w:t>
          </w:r>
          <w:r>
            <w:rPr>
              <w:noProof/>
            </w:rPr>
            <w:fldChar w:fldCharType="end"/>
          </w:r>
        </w:p>
      </w:tc>
      <w:tc>
        <w:tcPr>
          <w:tcW w:w="893" w:type="dxa"/>
          <w:vAlign w:val="bottom"/>
        </w:tcPr>
        <w:p w14:paraId="78386A36" w14:textId="29F43C40" w:rsidR="00B363FF" w:rsidRPr="00C56926" w:rsidRDefault="00B363FF" w:rsidP="00D750D6">
          <w:pPr>
            <w:pStyle w:val="RunningHeader"/>
            <w:jc w:val="right"/>
          </w:pPr>
          <w:r w:rsidRPr="00C56926">
            <w:t xml:space="preserve">Ch. </w:t>
          </w:r>
          <w:r>
            <w:rPr>
              <w:noProof/>
            </w:rPr>
            <w:fldChar w:fldCharType="begin"/>
          </w:r>
          <w:r>
            <w:rPr>
              <w:noProof/>
            </w:rPr>
            <w:instrText xml:space="preserve"> SEQ CH_NUM\c  \* MERGEFORMAT </w:instrText>
          </w:r>
          <w:r>
            <w:rPr>
              <w:noProof/>
            </w:rPr>
            <w:fldChar w:fldCharType="separate"/>
          </w:r>
          <w:r w:rsidR="00612D6A">
            <w:rPr>
              <w:noProof/>
            </w:rPr>
            <w:t>1</w:t>
          </w:r>
          <w:r>
            <w:rPr>
              <w:noProof/>
            </w:rPr>
            <w:fldChar w:fldCharType="end"/>
          </w:r>
        </w:p>
      </w:tc>
    </w:tr>
  </w:tbl>
  <w:p w14:paraId="334E64BA" w14:textId="77777777" w:rsidR="00B363FF" w:rsidRPr="00495408" w:rsidRDefault="00B363FF" w:rsidP="00D750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200" w:type="dxa"/>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93"/>
      <w:gridCol w:w="5414"/>
      <w:gridCol w:w="893"/>
    </w:tblGrid>
    <w:tr w:rsidR="00B363FF" w:rsidRPr="00C56926" w14:paraId="1282E9F1" w14:textId="77777777" w:rsidTr="00D750D6">
      <w:trPr>
        <w:trHeight w:val="504"/>
      </w:trPr>
      <w:tc>
        <w:tcPr>
          <w:tcW w:w="893" w:type="dxa"/>
          <w:vAlign w:val="bottom"/>
        </w:tcPr>
        <w:p w14:paraId="4825EDAC" w14:textId="486BE4D9" w:rsidR="00B363FF" w:rsidRPr="00C56926" w:rsidRDefault="00B363FF" w:rsidP="00D750D6">
          <w:pPr>
            <w:pStyle w:val="RunningHeader"/>
            <w:jc w:val="left"/>
            <w:rPr>
              <w:smallCaps w:val="0"/>
            </w:rPr>
          </w:pPr>
          <w:r>
            <w:rPr>
              <w:smallCaps w:val="0"/>
            </w:rPr>
            <w:fldChar w:fldCharType="begin"/>
          </w:r>
          <w:r>
            <w:rPr>
              <w:smallCaps w:val="0"/>
            </w:rPr>
            <w:instrText xml:space="preserve"> STYLEREF  "Head 1_Ch.1" \r  \* MERGEFORMAT </w:instrText>
          </w:r>
          <w:r>
            <w:rPr>
              <w:smallCaps w:val="0"/>
            </w:rPr>
            <w:fldChar w:fldCharType="separate"/>
          </w:r>
          <w:r w:rsidR="00612D6A">
            <w:rPr>
              <w:smallCaps w:val="0"/>
              <w:noProof/>
            </w:rPr>
            <w:t>§ 1.10</w:t>
          </w:r>
          <w:r>
            <w:rPr>
              <w:smallCaps w:val="0"/>
            </w:rPr>
            <w:fldChar w:fldCharType="end"/>
          </w:r>
        </w:p>
      </w:tc>
      <w:tc>
        <w:tcPr>
          <w:tcW w:w="5414" w:type="dxa"/>
          <w:vAlign w:val="bottom"/>
        </w:tcPr>
        <w:p w14:paraId="721BAD1B" w14:textId="551D2396" w:rsidR="00B363FF" w:rsidRPr="00C56926" w:rsidRDefault="00000000" w:rsidP="00D750D6">
          <w:pPr>
            <w:pStyle w:val="RunningHeader"/>
            <w:jc w:val="center"/>
            <w:rPr>
              <w:smallCaps w:val="0"/>
            </w:rPr>
          </w:pPr>
          <w:r>
            <w:fldChar w:fldCharType="begin"/>
          </w:r>
          <w:r>
            <w:instrText xml:space="preserve"> STYLEREF  "Ch Title" </w:instrText>
          </w:r>
          <w:r>
            <w:fldChar w:fldCharType="separate"/>
          </w:r>
          <w:r w:rsidR="00612D6A">
            <w:rPr>
              <w:noProof/>
            </w:rPr>
            <w:t>The Advocate</w:t>
          </w:r>
          <w:r>
            <w:rPr>
              <w:noProof/>
            </w:rPr>
            <w:fldChar w:fldCharType="end"/>
          </w:r>
        </w:p>
      </w:tc>
      <w:tc>
        <w:tcPr>
          <w:tcW w:w="893" w:type="dxa"/>
          <w:vAlign w:val="bottom"/>
        </w:tcPr>
        <w:p w14:paraId="2ACCEBE8" w14:textId="77777777" w:rsidR="00B363FF" w:rsidRPr="00C56926" w:rsidRDefault="00000000" w:rsidP="00D750D6">
          <w:pPr>
            <w:pStyle w:val="RunningHeader"/>
            <w:jc w:val="right"/>
            <w:rPr>
              <w:smallCaps w:val="0"/>
            </w:rPr>
          </w:pPr>
          <w:sdt>
            <w:sdtPr>
              <w:rPr>
                <w:smallCaps w:val="0"/>
              </w:rPr>
              <w:id w:val="26941129"/>
              <w:docPartObj>
                <w:docPartGallery w:val="Page Numbers (Top of Page)"/>
                <w:docPartUnique/>
              </w:docPartObj>
            </w:sdtPr>
            <w:sdtContent>
              <w:r w:rsidR="00B363FF">
                <w:fldChar w:fldCharType="begin"/>
              </w:r>
              <w:r w:rsidR="00B363FF">
                <w:instrText xml:space="preserve"> PAGE   \* MERGEFORMAT </w:instrText>
              </w:r>
              <w:r w:rsidR="00B363FF">
                <w:fldChar w:fldCharType="separate"/>
              </w:r>
              <w:r w:rsidR="00B363FF">
                <w:rPr>
                  <w:noProof/>
                </w:rPr>
                <w:t>3</w:t>
              </w:r>
              <w:r w:rsidR="00B363FF">
                <w:rPr>
                  <w:noProof/>
                </w:rPr>
                <w:fldChar w:fldCharType="end"/>
              </w:r>
            </w:sdtContent>
          </w:sdt>
        </w:p>
      </w:tc>
    </w:tr>
  </w:tbl>
  <w:p w14:paraId="4355810B" w14:textId="77777777" w:rsidR="00B363FF" w:rsidRDefault="00B363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8B22D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B86EC0C"/>
    <w:lvl w:ilvl="0">
      <w:start w:val="1"/>
      <w:numFmt w:val="decimal"/>
      <w:pStyle w:val="ListNumber4"/>
      <w:lvlText w:val="%1."/>
      <w:lvlJc w:val="left"/>
      <w:pPr>
        <w:tabs>
          <w:tab w:val="num" w:pos="1440"/>
        </w:tabs>
        <w:ind w:left="1440" w:hanging="360"/>
      </w:pPr>
    </w:lvl>
  </w:abstractNum>
  <w:abstractNum w:abstractNumId="2" w15:restartNumberingAfterBreak="0">
    <w:nsid w:val="01302D4C"/>
    <w:multiLevelType w:val="hybridMultilevel"/>
    <w:tmpl w:val="FA461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13F76"/>
    <w:multiLevelType w:val="hybridMultilevel"/>
    <w:tmpl w:val="AC166954"/>
    <w:lvl w:ilvl="0" w:tplc="1BDC388A">
      <w:start w:val="1"/>
      <w:numFmt w:val="decimal"/>
      <w:pStyle w:val="Head1Ch9"/>
      <w:lvlText w:val="§ 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F02C3"/>
    <w:multiLevelType w:val="hybridMultilevel"/>
    <w:tmpl w:val="9F4836F2"/>
    <w:lvl w:ilvl="0" w:tplc="A996849A">
      <w:start w:val="1"/>
      <w:numFmt w:val="decimal"/>
      <w:pStyle w:val="Head1Ch1"/>
      <w:lvlText w:val="§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56B84"/>
    <w:multiLevelType w:val="hybridMultilevel"/>
    <w:tmpl w:val="10D4E48A"/>
    <w:lvl w:ilvl="0" w:tplc="0B12EF70">
      <w:start w:val="1"/>
      <w:numFmt w:val="decimal"/>
      <w:pStyle w:val="Head1Ch3"/>
      <w:lvlText w:val="§ 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E53BA3"/>
    <w:multiLevelType w:val="hybridMultilevel"/>
    <w:tmpl w:val="54968F90"/>
    <w:lvl w:ilvl="0" w:tplc="1F74F4BA">
      <w:start w:val="1"/>
      <w:numFmt w:val="decimal"/>
      <w:pStyle w:val="Head1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5E5D70"/>
    <w:multiLevelType w:val="hybridMultilevel"/>
    <w:tmpl w:val="B836641E"/>
    <w:lvl w:ilvl="0" w:tplc="564889E2">
      <w:start w:val="1"/>
      <w:numFmt w:val="upperLetter"/>
      <w:pStyle w:val="Head1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C2826"/>
    <w:multiLevelType w:val="hybridMultilevel"/>
    <w:tmpl w:val="ECB8FE36"/>
    <w:lvl w:ilvl="0" w:tplc="6D54D19E">
      <w:start w:val="1"/>
      <w:numFmt w:val="decimal"/>
      <w:pStyle w:val="Head1Ch2"/>
      <w:lvlText w:val="§ 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130252"/>
    <w:multiLevelType w:val="hybridMultilevel"/>
    <w:tmpl w:val="98CEAA7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A04D03"/>
    <w:multiLevelType w:val="hybridMultilevel"/>
    <w:tmpl w:val="1AAEE3B2"/>
    <w:lvl w:ilvl="0" w:tplc="68702426">
      <w:start w:val="3"/>
      <w:numFmt w:val="upperLetter"/>
      <w:lvlText w:val="%1."/>
      <w:lvlJc w:val="left"/>
      <w:pPr>
        <w:ind w:left="790" w:hanging="4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533EBB"/>
    <w:multiLevelType w:val="hybridMultilevel"/>
    <w:tmpl w:val="93744AC8"/>
    <w:lvl w:ilvl="0" w:tplc="218E8764">
      <w:start w:val="1"/>
      <w:numFmt w:val="decimal"/>
      <w:pStyle w:val="Head1Ch8"/>
      <w:lvlText w:val="§ 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6B6CEF"/>
    <w:multiLevelType w:val="hybridMultilevel"/>
    <w:tmpl w:val="C00AC618"/>
    <w:lvl w:ilvl="0" w:tplc="AFB42DBA">
      <w:start w:val="1"/>
      <w:numFmt w:val="decimal"/>
      <w:pStyle w:val="Head1Ch6"/>
      <w:lvlText w:val="§ 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1C169E"/>
    <w:multiLevelType w:val="multilevel"/>
    <w:tmpl w:val="1E6462A2"/>
    <w:styleLink w:val="ListHead1"/>
    <w:lvl w:ilvl="0">
      <w:start w:val="1"/>
      <w:numFmt w:val="upperLetter"/>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Roman"/>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4EED0F04"/>
    <w:multiLevelType w:val="hybridMultilevel"/>
    <w:tmpl w:val="63985C8E"/>
    <w:lvl w:ilvl="0" w:tplc="B32C1024">
      <w:start w:val="1"/>
      <w:numFmt w:val="decimal"/>
      <w:pStyle w:val="Head1Ch11"/>
      <w:lvlText w:val="§ 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E201AB"/>
    <w:multiLevelType w:val="hybridMultilevel"/>
    <w:tmpl w:val="6BAC1612"/>
    <w:lvl w:ilvl="0" w:tplc="0B18FDAE">
      <w:start w:val="1"/>
      <w:numFmt w:val="decimal"/>
      <w:pStyle w:val="Head1Ch10"/>
      <w:lvlText w:val="§ 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C10F4A"/>
    <w:multiLevelType w:val="hybridMultilevel"/>
    <w:tmpl w:val="75FEF07A"/>
    <w:lvl w:ilvl="0" w:tplc="36445E64">
      <w:start w:val="1"/>
      <w:numFmt w:val="decimal"/>
      <w:pStyle w:val="Head1Ch12"/>
      <w:lvlText w:val="§ 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37B7F"/>
    <w:multiLevelType w:val="hybridMultilevel"/>
    <w:tmpl w:val="FAB6AB6A"/>
    <w:lvl w:ilvl="0" w:tplc="66820D8A">
      <w:start w:val="1"/>
      <w:numFmt w:val="decimal"/>
      <w:pStyle w:val="Head1Numer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C14448"/>
    <w:multiLevelType w:val="hybridMultilevel"/>
    <w:tmpl w:val="76F63B4E"/>
    <w:lvl w:ilvl="0" w:tplc="B2E0E416">
      <w:start w:val="1"/>
      <w:numFmt w:val="decimal"/>
      <w:pStyle w:val="Head1Ch4"/>
      <w:lvlText w:val="§ 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7C2DE5"/>
    <w:multiLevelType w:val="hybridMultilevel"/>
    <w:tmpl w:val="DC7E4D58"/>
    <w:lvl w:ilvl="0" w:tplc="65F6F6E8">
      <w:start w:val="1"/>
      <w:numFmt w:val="decimal"/>
      <w:pStyle w:val="Head1Ch5"/>
      <w:lvlText w:val="§ 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343E45"/>
    <w:multiLevelType w:val="hybridMultilevel"/>
    <w:tmpl w:val="4EB845C4"/>
    <w:lvl w:ilvl="0" w:tplc="0DE2DEBE">
      <w:start w:val="1"/>
      <w:numFmt w:val="decimal"/>
      <w:pStyle w:val="Head1Ch7"/>
      <w:lvlText w:val="§ 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C41F82"/>
    <w:multiLevelType w:val="hybridMultilevel"/>
    <w:tmpl w:val="610C6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585583"/>
    <w:multiLevelType w:val="hybridMultilevel"/>
    <w:tmpl w:val="5C409B14"/>
    <w:lvl w:ilvl="0" w:tplc="E3469FA8">
      <w:start w:val="1"/>
      <w:numFmt w:val="upperRoman"/>
      <w:pStyle w:val="Head1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8013090">
    <w:abstractNumId w:val="13"/>
  </w:num>
  <w:num w:numId="2" w16cid:durableId="551504180">
    <w:abstractNumId w:val="0"/>
  </w:num>
  <w:num w:numId="3" w16cid:durableId="1515728924">
    <w:abstractNumId w:val="1"/>
  </w:num>
  <w:num w:numId="4" w16cid:durableId="759330549">
    <w:abstractNumId w:val="17"/>
  </w:num>
  <w:num w:numId="5" w16cid:durableId="771902755">
    <w:abstractNumId w:val="22"/>
  </w:num>
  <w:num w:numId="6" w16cid:durableId="703166526">
    <w:abstractNumId w:val="7"/>
  </w:num>
  <w:num w:numId="7" w16cid:durableId="1829907482">
    <w:abstractNumId w:val="6"/>
  </w:num>
  <w:num w:numId="8" w16cid:durableId="1629773316">
    <w:abstractNumId w:val="4"/>
  </w:num>
  <w:num w:numId="9" w16cid:durableId="1670668737">
    <w:abstractNumId w:val="8"/>
  </w:num>
  <w:num w:numId="10" w16cid:durableId="870000471">
    <w:abstractNumId w:val="5"/>
  </w:num>
  <w:num w:numId="11" w16cid:durableId="2063484617">
    <w:abstractNumId w:val="18"/>
  </w:num>
  <w:num w:numId="12" w16cid:durableId="2116753557">
    <w:abstractNumId w:val="19"/>
  </w:num>
  <w:num w:numId="13" w16cid:durableId="1411460096">
    <w:abstractNumId w:val="12"/>
  </w:num>
  <w:num w:numId="14" w16cid:durableId="598879278">
    <w:abstractNumId w:val="20"/>
  </w:num>
  <w:num w:numId="15" w16cid:durableId="1940213294">
    <w:abstractNumId w:val="11"/>
  </w:num>
  <w:num w:numId="16" w16cid:durableId="1696074695">
    <w:abstractNumId w:val="3"/>
  </w:num>
  <w:num w:numId="17" w16cid:durableId="154490881">
    <w:abstractNumId w:val="15"/>
  </w:num>
  <w:num w:numId="18" w16cid:durableId="1399211018">
    <w:abstractNumId w:val="14"/>
  </w:num>
  <w:num w:numId="19" w16cid:durableId="793715676">
    <w:abstractNumId w:val="16"/>
  </w:num>
  <w:num w:numId="20" w16cid:durableId="735011292">
    <w:abstractNumId w:val="21"/>
  </w:num>
  <w:num w:numId="21" w16cid:durableId="367876245">
    <w:abstractNumId w:val="2"/>
  </w:num>
  <w:num w:numId="22" w16cid:durableId="244800961">
    <w:abstractNumId w:val="9"/>
  </w:num>
  <w:num w:numId="23" w16cid:durableId="92360625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ger Haydock">
    <w15:presenceInfo w15:providerId="Windows Live" w15:userId="4ba7366926753c2c"/>
  </w15:person>
  <w15:person w15:author="Damien Riehl">
    <w15:presenceInfo w15:providerId="Windows Live" w15:userId="0846c299a1ce7c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6"/>
  <w:proofState w:spelling="clean"/>
  <w:attachedTemplate r:id="rId1"/>
  <w:trackRevisions/>
  <w:defaultTabStop w:val="432"/>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D6"/>
    <w:rsid w:val="000026B9"/>
    <w:rsid w:val="0000361B"/>
    <w:rsid w:val="000314D0"/>
    <w:rsid w:val="00040DA4"/>
    <w:rsid w:val="00040DA7"/>
    <w:rsid w:val="0004147C"/>
    <w:rsid w:val="00042BC8"/>
    <w:rsid w:val="0004482F"/>
    <w:rsid w:val="000451E0"/>
    <w:rsid w:val="000535FE"/>
    <w:rsid w:val="00054833"/>
    <w:rsid w:val="0005503B"/>
    <w:rsid w:val="00055C01"/>
    <w:rsid w:val="00056128"/>
    <w:rsid w:val="00060CDD"/>
    <w:rsid w:val="00060CE2"/>
    <w:rsid w:val="0007003D"/>
    <w:rsid w:val="000734D1"/>
    <w:rsid w:val="0007363E"/>
    <w:rsid w:val="00074514"/>
    <w:rsid w:val="00076E74"/>
    <w:rsid w:val="00077CDC"/>
    <w:rsid w:val="00080185"/>
    <w:rsid w:val="000863EF"/>
    <w:rsid w:val="00092308"/>
    <w:rsid w:val="00094737"/>
    <w:rsid w:val="000A11CA"/>
    <w:rsid w:val="000A2BF9"/>
    <w:rsid w:val="000A4ADB"/>
    <w:rsid w:val="000A773B"/>
    <w:rsid w:val="000A7B67"/>
    <w:rsid w:val="000B2597"/>
    <w:rsid w:val="000B2C0A"/>
    <w:rsid w:val="000B61BB"/>
    <w:rsid w:val="000C041F"/>
    <w:rsid w:val="000C0E62"/>
    <w:rsid w:val="000C59BF"/>
    <w:rsid w:val="000D10BE"/>
    <w:rsid w:val="000D2ED2"/>
    <w:rsid w:val="000D3A80"/>
    <w:rsid w:val="000D610B"/>
    <w:rsid w:val="000E2163"/>
    <w:rsid w:val="000E302B"/>
    <w:rsid w:val="000E4C88"/>
    <w:rsid w:val="000F3690"/>
    <w:rsid w:val="000F5338"/>
    <w:rsid w:val="00101EA2"/>
    <w:rsid w:val="00102A91"/>
    <w:rsid w:val="00110566"/>
    <w:rsid w:val="00113BFB"/>
    <w:rsid w:val="00115B1B"/>
    <w:rsid w:val="001172DD"/>
    <w:rsid w:val="001237B7"/>
    <w:rsid w:val="00132992"/>
    <w:rsid w:val="00141739"/>
    <w:rsid w:val="00147F75"/>
    <w:rsid w:val="001509ED"/>
    <w:rsid w:val="0015225E"/>
    <w:rsid w:val="001621F7"/>
    <w:rsid w:val="00162583"/>
    <w:rsid w:val="00167C99"/>
    <w:rsid w:val="00172138"/>
    <w:rsid w:val="00197149"/>
    <w:rsid w:val="00197DE8"/>
    <w:rsid w:val="001A0787"/>
    <w:rsid w:val="001A35C3"/>
    <w:rsid w:val="001B002A"/>
    <w:rsid w:val="001B469E"/>
    <w:rsid w:val="001B7BF8"/>
    <w:rsid w:val="001C1F1D"/>
    <w:rsid w:val="001C2DCC"/>
    <w:rsid w:val="001C57D8"/>
    <w:rsid w:val="001C7D67"/>
    <w:rsid w:val="001D6363"/>
    <w:rsid w:val="001E04B7"/>
    <w:rsid w:val="001E16DF"/>
    <w:rsid w:val="001E19A8"/>
    <w:rsid w:val="001E488C"/>
    <w:rsid w:val="001E5B5E"/>
    <w:rsid w:val="001E73C9"/>
    <w:rsid w:val="001F0BCF"/>
    <w:rsid w:val="001F2975"/>
    <w:rsid w:val="001F3193"/>
    <w:rsid w:val="00220907"/>
    <w:rsid w:val="00220BCF"/>
    <w:rsid w:val="00223B9A"/>
    <w:rsid w:val="002255AC"/>
    <w:rsid w:val="00225E5D"/>
    <w:rsid w:val="0022708F"/>
    <w:rsid w:val="00231EE9"/>
    <w:rsid w:val="00232C80"/>
    <w:rsid w:val="0023386F"/>
    <w:rsid w:val="00235E67"/>
    <w:rsid w:val="00237243"/>
    <w:rsid w:val="0023732A"/>
    <w:rsid w:val="00243CF5"/>
    <w:rsid w:val="002455F3"/>
    <w:rsid w:val="00250051"/>
    <w:rsid w:val="00255CC4"/>
    <w:rsid w:val="002566C0"/>
    <w:rsid w:val="00257807"/>
    <w:rsid w:val="002615C6"/>
    <w:rsid w:val="00261953"/>
    <w:rsid w:val="002637B6"/>
    <w:rsid w:val="00263A67"/>
    <w:rsid w:val="00263E19"/>
    <w:rsid w:val="0026497B"/>
    <w:rsid w:val="002654E8"/>
    <w:rsid w:val="002778FD"/>
    <w:rsid w:val="002868AF"/>
    <w:rsid w:val="002877AC"/>
    <w:rsid w:val="00287C89"/>
    <w:rsid w:val="002915DF"/>
    <w:rsid w:val="00295A55"/>
    <w:rsid w:val="002963C0"/>
    <w:rsid w:val="002B0608"/>
    <w:rsid w:val="002B4647"/>
    <w:rsid w:val="002B4A51"/>
    <w:rsid w:val="002B4A6B"/>
    <w:rsid w:val="002B4C50"/>
    <w:rsid w:val="002B66BD"/>
    <w:rsid w:val="002C143C"/>
    <w:rsid w:val="002C547C"/>
    <w:rsid w:val="002C7752"/>
    <w:rsid w:val="002D2D27"/>
    <w:rsid w:val="002D70EA"/>
    <w:rsid w:val="002E2030"/>
    <w:rsid w:val="002E2B28"/>
    <w:rsid w:val="002F34C2"/>
    <w:rsid w:val="002F3F90"/>
    <w:rsid w:val="002F52D7"/>
    <w:rsid w:val="002F5994"/>
    <w:rsid w:val="002F5EEF"/>
    <w:rsid w:val="002F5F54"/>
    <w:rsid w:val="002F7CB3"/>
    <w:rsid w:val="00301D14"/>
    <w:rsid w:val="003027C8"/>
    <w:rsid w:val="0030401A"/>
    <w:rsid w:val="00304472"/>
    <w:rsid w:val="003101D8"/>
    <w:rsid w:val="0031359D"/>
    <w:rsid w:val="00315870"/>
    <w:rsid w:val="00315BA2"/>
    <w:rsid w:val="00315EE1"/>
    <w:rsid w:val="0032595C"/>
    <w:rsid w:val="0033002E"/>
    <w:rsid w:val="00334D23"/>
    <w:rsid w:val="00343C1F"/>
    <w:rsid w:val="00347B7C"/>
    <w:rsid w:val="0035014D"/>
    <w:rsid w:val="003530D2"/>
    <w:rsid w:val="003606FB"/>
    <w:rsid w:val="003608C4"/>
    <w:rsid w:val="0036261C"/>
    <w:rsid w:val="00362AEA"/>
    <w:rsid w:val="00362F12"/>
    <w:rsid w:val="00364A29"/>
    <w:rsid w:val="00365CB9"/>
    <w:rsid w:val="003740BF"/>
    <w:rsid w:val="00374A11"/>
    <w:rsid w:val="0038603B"/>
    <w:rsid w:val="00390974"/>
    <w:rsid w:val="00394681"/>
    <w:rsid w:val="00395081"/>
    <w:rsid w:val="0039550F"/>
    <w:rsid w:val="00395E14"/>
    <w:rsid w:val="003A5171"/>
    <w:rsid w:val="003A5D57"/>
    <w:rsid w:val="003A6099"/>
    <w:rsid w:val="003A72E0"/>
    <w:rsid w:val="003B40AC"/>
    <w:rsid w:val="003B6F3F"/>
    <w:rsid w:val="003C32AC"/>
    <w:rsid w:val="003C347F"/>
    <w:rsid w:val="003C6283"/>
    <w:rsid w:val="003C6613"/>
    <w:rsid w:val="003C74D6"/>
    <w:rsid w:val="003D0606"/>
    <w:rsid w:val="003D5196"/>
    <w:rsid w:val="003F15D2"/>
    <w:rsid w:val="003F3B99"/>
    <w:rsid w:val="0041612C"/>
    <w:rsid w:val="00421F87"/>
    <w:rsid w:val="0043028D"/>
    <w:rsid w:val="00430EED"/>
    <w:rsid w:val="0044582E"/>
    <w:rsid w:val="004530D0"/>
    <w:rsid w:val="004531AA"/>
    <w:rsid w:val="00455AB2"/>
    <w:rsid w:val="00457E55"/>
    <w:rsid w:val="00464973"/>
    <w:rsid w:val="00466F5C"/>
    <w:rsid w:val="00467849"/>
    <w:rsid w:val="00467918"/>
    <w:rsid w:val="0047095E"/>
    <w:rsid w:val="00471291"/>
    <w:rsid w:val="0047506D"/>
    <w:rsid w:val="00476E42"/>
    <w:rsid w:val="00482C35"/>
    <w:rsid w:val="00483850"/>
    <w:rsid w:val="00486B7A"/>
    <w:rsid w:val="00493749"/>
    <w:rsid w:val="00495406"/>
    <w:rsid w:val="004A1014"/>
    <w:rsid w:val="004A2CE9"/>
    <w:rsid w:val="004A5A70"/>
    <w:rsid w:val="004B39A3"/>
    <w:rsid w:val="004B4088"/>
    <w:rsid w:val="004B614D"/>
    <w:rsid w:val="004B7370"/>
    <w:rsid w:val="004C1570"/>
    <w:rsid w:val="004C79BA"/>
    <w:rsid w:val="004D682E"/>
    <w:rsid w:val="004E0DE4"/>
    <w:rsid w:val="004E0EBE"/>
    <w:rsid w:val="004E1AFB"/>
    <w:rsid w:val="004E3719"/>
    <w:rsid w:val="004E43B5"/>
    <w:rsid w:val="004E5E8D"/>
    <w:rsid w:val="004F0B21"/>
    <w:rsid w:val="004F40C2"/>
    <w:rsid w:val="00505D85"/>
    <w:rsid w:val="00506176"/>
    <w:rsid w:val="00510ACF"/>
    <w:rsid w:val="00510F0B"/>
    <w:rsid w:val="00511017"/>
    <w:rsid w:val="00515672"/>
    <w:rsid w:val="00516609"/>
    <w:rsid w:val="00520628"/>
    <w:rsid w:val="0053216D"/>
    <w:rsid w:val="00536B3F"/>
    <w:rsid w:val="0054213D"/>
    <w:rsid w:val="005451C3"/>
    <w:rsid w:val="00546E9A"/>
    <w:rsid w:val="00547127"/>
    <w:rsid w:val="005534AE"/>
    <w:rsid w:val="00553962"/>
    <w:rsid w:val="00556900"/>
    <w:rsid w:val="00564F06"/>
    <w:rsid w:val="00571A3C"/>
    <w:rsid w:val="0057403E"/>
    <w:rsid w:val="00574B6D"/>
    <w:rsid w:val="00577EC4"/>
    <w:rsid w:val="0058166A"/>
    <w:rsid w:val="00581EA2"/>
    <w:rsid w:val="00582DF0"/>
    <w:rsid w:val="00583680"/>
    <w:rsid w:val="00583E2F"/>
    <w:rsid w:val="005850C2"/>
    <w:rsid w:val="00592091"/>
    <w:rsid w:val="00592228"/>
    <w:rsid w:val="00593B61"/>
    <w:rsid w:val="005A7429"/>
    <w:rsid w:val="005B7397"/>
    <w:rsid w:val="005C2568"/>
    <w:rsid w:val="005D1860"/>
    <w:rsid w:val="005D1E45"/>
    <w:rsid w:val="005E009C"/>
    <w:rsid w:val="005E13DA"/>
    <w:rsid w:val="005E3B52"/>
    <w:rsid w:val="005F3508"/>
    <w:rsid w:val="005F53B2"/>
    <w:rsid w:val="00602EEC"/>
    <w:rsid w:val="006104B1"/>
    <w:rsid w:val="00612D6A"/>
    <w:rsid w:val="00613719"/>
    <w:rsid w:val="0061680B"/>
    <w:rsid w:val="0061686E"/>
    <w:rsid w:val="00622050"/>
    <w:rsid w:val="006221A2"/>
    <w:rsid w:val="00627106"/>
    <w:rsid w:val="00630D6B"/>
    <w:rsid w:val="006440A3"/>
    <w:rsid w:val="00655B46"/>
    <w:rsid w:val="006629A8"/>
    <w:rsid w:val="00665617"/>
    <w:rsid w:val="00667299"/>
    <w:rsid w:val="00681DE0"/>
    <w:rsid w:val="006829A7"/>
    <w:rsid w:val="00694979"/>
    <w:rsid w:val="006A4179"/>
    <w:rsid w:val="006B2ED1"/>
    <w:rsid w:val="006B36FB"/>
    <w:rsid w:val="006B3E66"/>
    <w:rsid w:val="006B5096"/>
    <w:rsid w:val="006C2743"/>
    <w:rsid w:val="006C6594"/>
    <w:rsid w:val="006D566B"/>
    <w:rsid w:val="006D57EA"/>
    <w:rsid w:val="006D7990"/>
    <w:rsid w:val="006E1444"/>
    <w:rsid w:val="006E2C13"/>
    <w:rsid w:val="006E597B"/>
    <w:rsid w:val="006E7098"/>
    <w:rsid w:val="006F0B2F"/>
    <w:rsid w:val="006F1881"/>
    <w:rsid w:val="006F699C"/>
    <w:rsid w:val="0070469B"/>
    <w:rsid w:val="00707D86"/>
    <w:rsid w:val="00714593"/>
    <w:rsid w:val="00717E75"/>
    <w:rsid w:val="0072096E"/>
    <w:rsid w:val="00720ED4"/>
    <w:rsid w:val="00727FE9"/>
    <w:rsid w:val="00732431"/>
    <w:rsid w:val="007368E4"/>
    <w:rsid w:val="00736C7D"/>
    <w:rsid w:val="00736EFA"/>
    <w:rsid w:val="00737A02"/>
    <w:rsid w:val="0074045E"/>
    <w:rsid w:val="00741461"/>
    <w:rsid w:val="00741991"/>
    <w:rsid w:val="00742333"/>
    <w:rsid w:val="0074615F"/>
    <w:rsid w:val="007479CE"/>
    <w:rsid w:val="007609DC"/>
    <w:rsid w:val="007638B1"/>
    <w:rsid w:val="00766513"/>
    <w:rsid w:val="00771AB4"/>
    <w:rsid w:val="00771C1A"/>
    <w:rsid w:val="007760AB"/>
    <w:rsid w:val="00777CF1"/>
    <w:rsid w:val="00784CFC"/>
    <w:rsid w:val="0078660D"/>
    <w:rsid w:val="007A065D"/>
    <w:rsid w:val="007A3EF9"/>
    <w:rsid w:val="007B3AEE"/>
    <w:rsid w:val="007C08CE"/>
    <w:rsid w:val="007C7BE5"/>
    <w:rsid w:val="007D0A97"/>
    <w:rsid w:val="007D0ED1"/>
    <w:rsid w:val="007D3D7E"/>
    <w:rsid w:val="007D4B64"/>
    <w:rsid w:val="007E4462"/>
    <w:rsid w:val="007E5ACB"/>
    <w:rsid w:val="007F1AA7"/>
    <w:rsid w:val="007F358D"/>
    <w:rsid w:val="00813C15"/>
    <w:rsid w:val="0082016C"/>
    <w:rsid w:val="00830EE1"/>
    <w:rsid w:val="00833509"/>
    <w:rsid w:val="00835103"/>
    <w:rsid w:val="00841966"/>
    <w:rsid w:val="008524D3"/>
    <w:rsid w:val="00856E76"/>
    <w:rsid w:val="00860A86"/>
    <w:rsid w:val="00866194"/>
    <w:rsid w:val="0087271C"/>
    <w:rsid w:val="00882FB6"/>
    <w:rsid w:val="0088663F"/>
    <w:rsid w:val="00890785"/>
    <w:rsid w:val="00890F3D"/>
    <w:rsid w:val="008927CF"/>
    <w:rsid w:val="008A6960"/>
    <w:rsid w:val="008B0A5D"/>
    <w:rsid w:val="008B23CF"/>
    <w:rsid w:val="008B3EE5"/>
    <w:rsid w:val="008B78E1"/>
    <w:rsid w:val="008C1ECC"/>
    <w:rsid w:val="008C2553"/>
    <w:rsid w:val="008C7DA9"/>
    <w:rsid w:val="008D11A0"/>
    <w:rsid w:val="008D1AD5"/>
    <w:rsid w:val="008D5AE8"/>
    <w:rsid w:val="008E3799"/>
    <w:rsid w:val="008F4B1A"/>
    <w:rsid w:val="008F65AA"/>
    <w:rsid w:val="009013B5"/>
    <w:rsid w:val="0090522D"/>
    <w:rsid w:val="00905A9C"/>
    <w:rsid w:val="00907913"/>
    <w:rsid w:val="00910FBD"/>
    <w:rsid w:val="00911DD5"/>
    <w:rsid w:val="009127FA"/>
    <w:rsid w:val="00921405"/>
    <w:rsid w:val="009228EE"/>
    <w:rsid w:val="0092362F"/>
    <w:rsid w:val="00926FB5"/>
    <w:rsid w:val="00927419"/>
    <w:rsid w:val="009303DC"/>
    <w:rsid w:val="009317FE"/>
    <w:rsid w:val="00937490"/>
    <w:rsid w:val="009509EE"/>
    <w:rsid w:val="009546C5"/>
    <w:rsid w:val="00956BD0"/>
    <w:rsid w:val="00971FF0"/>
    <w:rsid w:val="00974E73"/>
    <w:rsid w:val="009768D7"/>
    <w:rsid w:val="00980C43"/>
    <w:rsid w:val="00984101"/>
    <w:rsid w:val="0098540E"/>
    <w:rsid w:val="00985A79"/>
    <w:rsid w:val="00990839"/>
    <w:rsid w:val="00992467"/>
    <w:rsid w:val="00996278"/>
    <w:rsid w:val="0099640B"/>
    <w:rsid w:val="009A1971"/>
    <w:rsid w:val="009A3230"/>
    <w:rsid w:val="009A3799"/>
    <w:rsid w:val="009B3BD4"/>
    <w:rsid w:val="009C1071"/>
    <w:rsid w:val="009D081D"/>
    <w:rsid w:val="009D20B3"/>
    <w:rsid w:val="009D31AA"/>
    <w:rsid w:val="009D328E"/>
    <w:rsid w:val="009E08E6"/>
    <w:rsid w:val="00A0356D"/>
    <w:rsid w:val="00A0439C"/>
    <w:rsid w:val="00A110BD"/>
    <w:rsid w:val="00A30A54"/>
    <w:rsid w:val="00A33816"/>
    <w:rsid w:val="00A47F1F"/>
    <w:rsid w:val="00A5074C"/>
    <w:rsid w:val="00A51DA2"/>
    <w:rsid w:val="00A53B1C"/>
    <w:rsid w:val="00A574B0"/>
    <w:rsid w:val="00A641A9"/>
    <w:rsid w:val="00A65454"/>
    <w:rsid w:val="00A66018"/>
    <w:rsid w:val="00A667EA"/>
    <w:rsid w:val="00A669EB"/>
    <w:rsid w:val="00A7055F"/>
    <w:rsid w:val="00A73DCC"/>
    <w:rsid w:val="00A8694F"/>
    <w:rsid w:val="00A90B72"/>
    <w:rsid w:val="00A927D7"/>
    <w:rsid w:val="00AA11BE"/>
    <w:rsid w:val="00AB3765"/>
    <w:rsid w:val="00AB4E68"/>
    <w:rsid w:val="00AC0D09"/>
    <w:rsid w:val="00AC13C5"/>
    <w:rsid w:val="00AC3A05"/>
    <w:rsid w:val="00AC6F64"/>
    <w:rsid w:val="00AC6F65"/>
    <w:rsid w:val="00AD211D"/>
    <w:rsid w:val="00AD4095"/>
    <w:rsid w:val="00AD4D8D"/>
    <w:rsid w:val="00AD5875"/>
    <w:rsid w:val="00AE7D1A"/>
    <w:rsid w:val="00AF2A59"/>
    <w:rsid w:val="00AF4E5A"/>
    <w:rsid w:val="00B0138F"/>
    <w:rsid w:val="00B02AC1"/>
    <w:rsid w:val="00B02E36"/>
    <w:rsid w:val="00B0535A"/>
    <w:rsid w:val="00B05E01"/>
    <w:rsid w:val="00B11814"/>
    <w:rsid w:val="00B27D3D"/>
    <w:rsid w:val="00B3282D"/>
    <w:rsid w:val="00B33C4F"/>
    <w:rsid w:val="00B363FF"/>
    <w:rsid w:val="00B37F38"/>
    <w:rsid w:val="00B45CE5"/>
    <w:rsid w:val="00B56FD1"/>
    <w:rsid w:val="00B70CCF"/>
    <w:rsid w:val="00B76CC3"/>
    <w:rsid w:val="00B77819"/>
    <w:rsid w:val="00B80DEA"/>
    <w:rsid w:val="00B92F1D"/>
    <w:rsid w:val="00B93C42"/>
    <w:rsid w:val="00BA0DF0"/>
    <w:rsid w:val="00BA1746"/>
    <w:rsid w:val="00BA46A6"/>
    <w:rsid w:val="00BB07DC"/>
    <w:rsid w:val="00BB12CF"/>
    <w:rsid w:val="00BB30C0"/>
    <w:rsid w:val="00BB53E6"/>
    <w:rsid w:val="00BB6FE8"/>
    <w:rsid w:val="00BB7282"/>
    <w:rsid w:val="00BC5226"/>
    <w:rsid w:val="00BD1EB4"/>
    <w:rsid w:val="00BD24DD"/>
    <w:rsid w:val="00BE0698"/>
    <w:rsid w:val="00BE1ED6"/>
    <w:rsid w:val="00BE3C87"/>
    <w:rsid w:val="00BF0102"/>
    <w:rsid w:val="00BF0726"/>
    <w:rsid w:val="00BF6D7E"/>
    <w:rsid w:val="00C010CF"/>
    <w:rsid w:val="00C01223"/>
    <w:rsid w:val="00C0352E"/>
    <w:rsid w:val="00C044A7"/>
    <w:rsid w:val="00C04CEC"/>
    <w:rsid w:val="00C100FC"/>
    <w:rsid w:val="00C10B05"/>
    <w:rsid w:val="00C12C1A"/>
    <w:rsid w:val="00C15592"/>
    <w:rsid w:val="00C1669E"/>
    <w:rsid w:val="00C23C86"/>
    <w:rsid w:val="00C31527"/>
    <w:rsid w:val="00C342D1"/>
    <w:rsid w:val="00C40D66"/>
    <w:rsid w:val="00C41773"/>
    <w:rsid w:val="00C439C6"/>
    <w:rsid w:val="00C52619"/>
    <w:rsid w:val="00C55006"/>
    <w:rsid w:val="00C5532B"/>
    <w:rsid w:val="00C57176"/>
    <w:rsid w:val="00C57A92"/>
    <w:rsid w:val="00C61138"/>
    <w:rsid w:val="00C6115E"/>
    <w:rsid w:val="00C67CCD"/>
    <w:rsid w:val="00C74E4D"/>
    <w:rsid w:val="00C8016F"/>
    <w:rsid w:val="00C815B6"/>
    <w:rsid w:val="00C924E0"/>
    <w:rsid w:val="00C94140"/>
    <w:rsid w:val="00C97290"/>
    <w:rsid w:val="00CA0754"/>
    <w:rsid w:val="00CA47CF"/>
    <w:rsid w:val="00CB2A18"/>
    <w:rsid w:val="00CB4093"/>
    <w:rsid w:val="00CB5832"/>
    <w:rsid w:val="00CB5949"/>
    <w:rsid w:val="00CB5E43"/>
    <w:rsid w:val="00CB5FC3"/>
    <w:rsid w:val="00CC0B89"/>
    <w:rsid w:val="00CC412E"/>
    <w:rsid w:val="00CD0016"/>
    <w:rsid w:val="00CD2A3B"/>
    <w:rsid w:val="00CD38CA"/>
    <w:rsid w:val="00CD5299"/>
    <w:rsid w:val="00CD52AA"/>
    <w:rsid w:val="00CD615C"/>
    <w:rsid w:val="00CD766F"/>
    <w:rsid w:val="00CE4839"/>
    <w:rsid w:val="00CE6987"/>
    <w:rsid w:val="00CE7C9D"/>
    <w:rsid w:val="00D03FAC"/>
    <w:rsid w:val="00D04458"/>
    <w:rsid w:val="00D073E5"/>
    <w:rsid w:val="00D07C68"/>
    <w:rsid w:val="00D15EF9"/>
    <w:rsid w:val="00D16F4F"/>
    <w:rsid w:val="00D21489"/>
    <w:rsid w:val="00D23688"/>
    <w:rsid w:val="00D25B15"/>
    <w:rsid w:val="00D2675F"/>
    <w:rsid w:val="00D33C48"/>
    <w:rsid w:val="00D40E92"/>
    <w:rsid w:val="00D41627"/>
    <w:rsid w:val="00D4259E"/>
    <w:rsid w:val="00D5003E"/>
    <w:rsid w:val="00D5264D"/>
    <w:rsid w:val="00D55C6B"/>
    <w:rsid w:val="00D57710"/>
    <w:rsid w:val="00D57FBE"/>
    <w:rsid w:val="00D60B58"/>
    <w:rsid w:val="00D63D72"/>
    <w:rsid w:val="00D64278"/>
    <w:rsid w:val="00D661F3"/>
    <w:rsid w:val="00D66C0C"/>
    <w:rsid w:val="00D67C0E"/>
    <w:rsid w:val="00D7224E"/>
    <w:rsid w:val="00D72850"/>
    <w:rsid w:val="00D739A3"/>
    <w:rsid w:val="00D750D6"/>
    <w:rsid w:val="00D756ED"/>
    <w:rsid w:val="00D835C3"/>
    <w:rsid w:val="00D8695E"/>
    <w:rsid w:val="00D87CD1"/>
    <w:rsid w:val="00D90F9E"/>
    <w:rsid w:val="00D94B54"/>
    <w:rsid w:val="00DA06B4"/>
    <w:rsid w:val="00DA3439"/>
    <w:rsid w:val="00DB054A"/>
    <w:rsid w:val="00DB1B58"/>
    <w:rsid w:val="00DB59CB"/>
    <w:rsid w:val="00DB633C"/>
    <w:rsid w:val="00DB6927"/>
    <w:rsid w:val="00DB6FA4"/>
    <w:rsid w:val="00DB71A3"/>
    <w:rsid w:val="00DB7211"/>
    <w:rsid w:val="00DB7D70"/>
    <w:rsid w:val="00DC2A2D"/>
    <w:rsid w:val="00DC7B94"/>
    <w:rsid w:val="00DD6A6A"/>
    <w:rsid w:val="00DE2079"/>
    <w:rsid w:val="00DE30BB"/>
    <w:rsid w:val="00DF6D3F"/>
    <w:rsid w:val="00E067E1"/>
    <w:rsid w:val="00E1151B"/>
    <w:rsid w:val="00E116B5"/>
    <w:rsid w:val="00E13CAC"/>
    <w:rsid w:val="00E163D9"/>
    <w:rsid w:val="00E24E4B"/>
    <w:rsid w:val="00E267F6"/>
    <w:rsid w:val="00E33980"/>
    <w:rsid w:val="00E33B74"/>
    <w:rsid w:val="00E35E01"/>
    <w:rsid w:val="00E36A1A"/>
    <w:rsid w:val="00E37E9E"/>
    <w:rsid w:val="00E442F7"/>
    <w:rsid w:val="00E45E41"/>
    <w:rsid w:val="00E477AB"/>
    <w:rsid w:val="00E53431"/>
    <w:rsid w:val="00E60119"/>
    <w:rsid w:val="00E6039B"/>
    <w:rsid w:val="00E60EB6"/>
    <w:rsid w:val="00E62E3F"/>
    <w:rsid w:val="00E65CCC"/>
    <w:rsid w:val="00E72392"/>
    <w:rsid w:val="00E747C8"/>
    <w:rsid w:val="00E770AA"/>
    <w:rsid w:val="00E80D99"/>
    <w:rsid w:val="00E84388"/>
    <w:rsid w:val="00E85440"/>
    <w:rsid w:val="00E85C7C"/>
    <w:rsid w:val="00E87BE1"/>
    <w:rsid w:val="00E87E60"/>
    <w:rsid w:val="00E961C4"/>
    <w:rsid w:val="00EA1F79"/>
    <w:rsid w:val="00EA7D2E"/>
    <w:rsid w:val="00EB237B"/>
    <w:rsid w:val="00EB2578"/>
    <w:rsid w:val="00EB5E3B"/>
    <w:rsid w:val="00EB63E9"/>
    <w:rsid w:val="00EC19CE"/>
    <w:rsid w:val="00EC300B"/>
    <w:rsid w:val="00EC4C02"/>
    <w:rsid w:val="00EC5982"/>
    <w:rsid w:val="00EC5C77"/>
    <w:rsid w:val="00EC60D0"/>
    <w:rsid w:val="00EC75BA"/>
    <w:rsid w:val="00EC75EE"/>
    <w:rsid w:val="00ED208B"/>
    <w:rsid w:val="00ED509B"/>
    <w:rsid w:val="00ED70E3"/>
    <w:rsid w:val="00EE2B5B"/>
    <w:rsid w:val="00EE475A"/>
    <w:rsid w:val="00EE7900"/>
    <w:rsid w:val="00EF1FC3"/>
    <w:rsid w:val="00F10849"/>
    <w:rsid w:val="00F1130C"/>
    <w:rsid w:val="00F1459D"/>
    <w:rsid w:val="00F27D4A"/>
    <w:rsid w:val="00F30C4B"/>
    <w:rsid w:val="00F31C16"/>
    <w:rsid w:val="00F32099"/>
    <w:rsid w:val="00F32CAC"/>
    <w:rsid w:val="00F33981"/>
    <w:rsid w:val="00F33CD6"/>
    <w:rsid w:val="00F3441C"/>
    <w:rsid w:val="00F355DB"/>
    <w:rsid w:val="00F3682A"/>
    <w:rsid w:val="00F417AA"/>
    <w:rsid w:val="00F447EE"/>
    <w:rsid w:val="00F47F16"/>
    <w:rsid w:val="00F56964"/>
    <w:rsid w:val="00F607D5"/>
    <w:rsid w:val="00F614FC"/>
    <w:rsid w:val="00F62293"/>
    <w:rsid w:val="00F6430C"/>
    <w:rsid w:val="00F644ED"/>
    <w:rsid w:val="00F64655"/>
    <w:rsid w:val="00F76A96"/>
    <w:rsid w:val="00F76DD9"/>
    <w:rsid w:val="00F80EE8"/>
    <w:rsid w:val="00F82BFD"/>
    <w:rsid w:val="00F872DB"/>
    <w:rsid w:val="00F90B0C"/>
    <w:rsid w:val="00F91A65"/>
    <w:rsid w:val="00F93D8F"/>
    <w:rsid w:val="00FA3F01"/>
    <w:rsid w:val="00FA495D"/>
    <w:rsid w:val="00FA6B04"/>
    <w:rsid w:val="00FB0618"/>
    <w:rsid w:val="00FB0BFF"/>
    <w:rsid w:val="00FB1027"/>
    <w:rsid w:val="00FB1653"/>
    <w:rsid w:val="00FB1BD4"/>
    <w:rsid w:val="00FB399F"/>
    <w:rsid w:val="00FC12CE"/>
    <w:rsid w:val="00FC6441"/>
    <w:rsid w:val="00FD2FCE"/>
    <w:rsid w:val="00FE027C"/>
    <w:rsid w:val="00FE1777"/>
    <w:rsid w:val="00FE3990"/>
    <w:rsid w:val="00FE533F"/>
    <w:rsid w:val="00FE7FD2"/>
    <w:rsid w:val="00FF18A7"/>
    <w:rsid w:val="00FF33F4"/>
    <w:rsid w:val="00FF6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35A35E"/>
  <w15:chartTrackingRefBased/>
  <w15:docId w15:val="{AA0D505D-9F53-470D-9A4B-70A10EFE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099"/>
    <w:pPr>
      <w:spacing w:after="0" w:line="240" w:lineRule="auto"/>
    </w:pPr>
    <w:rPr>
      <w:rFonts w:ascii="New Century Schoolbook" w:eastAsia="Times New Roman" w:hAnsi="New Century Schoolbook" w:cs="Times New Roman"/>
      <w:sz w:val="16"/>
      <w:szCs w:val="24"/>
    </w:rPr>
  </w:style>
  <w:style w:type="paragraph" w:styleId="Heading1">
    <w:name w:val="heading 1"/>
    <w:basedOn w:val="Normal"/>
    <w:next w:val="Normal"/>
    <w:link w:val="Heading1Char"/>
    <w:uiPriority w:val="9"/>
    <w:qFormat/>
    <w:rsid w:val="00F32099"/>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F3209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F3209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32099"/>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32099"/>
    <w:pPr>
      <w:keepNext/>
      <w:keepLines/>
      <w:spacing w:before="20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2099"/>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semiHidden/>
    <w:rsid w:val="00F3209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semiHidden/>
    <w:rsid w:val="00F32099"/>
    <w:rPr>
      <w:rFonts w:asciiTheme="majorHAnsi" w:eastAsiaTheme="majorEastAsia" w:hAnsiTheme="majorHAnsi" w:cstheme="majorBidi"/>
      <w:b/>
      <w:bCs/>
      <w:color w:val="4472C4" w:themeColor="accent1"/>
      <w:sz w:val="16"/>
      <w:szCs w:val="24"/>
    </w:rPr>
  </w:style>
  <w:style w:type="character" w:customStyle="1" w:styleId="Heading4Char">
    <w:name w:val="Heading 4 Char"/>
    <w:basedOn w:val="DefaultParagraphFont"/>
    <w:link w:val="Heading4"/>
    <w:uiPriority w:val="9"/>
    <w:semiHidden/>
    <w:rsid w:val="00F32099"/>
    <w:rPr>
      <w:rFonts w:asciiTheme="majorHAnsi" w:eastAsiaTheme="majorEastAsia" w:hAnsiTheme="majorHAnsi" w:cstheme="majorBidi"/>
      <w:b/>
      <w:bCs/>
      <w:i/>
      <w:iCs/>
      <w:color w:val="4472C4" w:themeColor="accent1"/>
      <w:sz w:val="16"/>
      <w:szCs w:val="24"/>
    </w:rPr>
  </w:style>
  <w:style w:type="character" w:customStyle="1" w:styleId="Heading5Char">
    <w:name w:val="Heading 5 Char"/>
    <w:basedOn w:val="DefaultParagraphFont"/>
    <w:link w:val="Heading5"/>
    <w:uiPriority w:val="9"/>
    <w:semiHidden/>
    <w:rsid w:val="00F32099"/>
    <w:rPr>
      <w:rFonts w:asciiTheme="majorHAnsi" w:eastAsiaTheme="majorEastAsia" w:hAnsiTheme="majorHAnsi" w:cstheme="majorBidi"/>
      <w:color w:val="1F3763" w:themeColor="accent1" w:themeShade="7F"/>
      <w:sz w:val="16"/>
      <w:szCs w:val="24"/>
    </w:rPr>
  </w:style>
  <w:style w:type="paragraph" w:styleId="BalloonText">
    <w:name w:val="Balloon Text"/>
    <w:basedOn w:val="Normal"/>
    <w:link w:val="BalloonTextChar"/>
    <w:rsid w:val="00F32099"/>
    <w:rPr>
      <w:rFonts w:ascii="Tahoma" w:hAnsi="Tahoma" w:cs="Tahoma"/>
      <w:szCs w:val="16"/>
    </w:rPr>
  </w:style>
  <w:style w:type="character" w:customStyle="1" w:styleId="BalloonTextChar">
    <w:name w:val="Balloon Text Char"/>
    <w:basedOn w:val="DefaultParagraphFont"/>
    <w:link w:val="BalloonText"/>
    <w:rsid w:val="00F32099"/>
    <w:rPr>
      <w:rFonts w:ascii="Tahoma" w:eastAsia="Times New Roman" w:hAnsi="Tahoma" w:cs="Tahoma"/>
      <w:sz w:val="16"/>
      <w:szCs w:val="16"/>
    </w:rPr>
  </w:style>
  <w:style w:type="paragraph" w:styleId="Caption">
    <w:name w:val="caption"/>
    <w:basedOn w:val="Normal"/>
    <w:next w:val="Normal"/>
    <w:unhideWhenUsed/>
    <w:qFormat/>
    <w:rsid w:val="00F32099"/>
    <w:pPr>
      <w:spacing w:after="200"/>
      <w:jc w:val="center"/>
    </w:pPr>
    <w:rPr>
      <w:b/>
      <w:bCs/>
      <w:color w:val="000000" w:themeColor="text1"/>
      <w:szCs w:val="18"/>
    </w:rPr>
  </w:style>
  <w:style w:type="paragraph" w:customStyle="1" w:styleId="Center5emDash">
    <w:name w:val="Center 5em Dash"/>
    <w:next w:val="TextParagraph"/>
    <w:qFormat/>
    <w:rsid w:val="00F32099"/>
    <w:pPr>
      <w:spacing w:before="120" w:after="120" w:line="276" w:lineRule="auto"/>
      <w:jc w:val="center"/>
    </w:pPr>
    <w:rPr>
      <w:rFonts w:ascii="Century Schoolbook" w:hAnsi="Century Schoolbook"/>
      <w:caps/>
      <w:sz w:val="24"/>
    </w:rPr>
  </w:style>
  <w:style w:type="paragraph" w:styleId="Footer">
    <w:name w:val="footer"/>
    <w:basedOn w:val="Normal"/>
    <w:link w:val="FooterChar"/>
    <w:uiPriority w:val="99"/>
    <w:rsid w:val="00F32099"/>
    <w:pPr>
      <w:tabs>
        <w:tab w:val="center" w:pos="4680"/>
        <w:tab w:val="right" w:pos="9360"/>
      </w:tabs>
    </w:pPr>
    <w:rPr>
      <w:rFonts w:ascii="Century Schoolbook" w:hAnsi="Century Schoolbook"/>
    </w:rPr>
  </w:style>
  <w:style w:type="character" w:customStyle="1" w:styleId="FooterChar">
    <w:name w:val="Footer Char"/>
    <w:basedOn w:val="DefaultParagraphFont"/>
    <w:link w:val="Footer"/>
    <w:uiPriority w:val="99"/>
    <w:rsid w:val="00F32099"/>
    <w:rPr>
      <w:rFonts w:ascii="Century Schoolbook" w:eastAsia="Times New Roman" w:hAnsi="Century Schoolbook" w:cs="Times New Roman"/>
      <w:sz w:val="16"/>
      <w:szCs w:val="24"/>
    </w:rPr>
  </w:style>
  <w:style w:type="paragraph" w:styleId="Header">
    <w:name w:val="header"/>
    <w:basedOn w:val="Normal"/>
    <w:link w:val="HeaderChar"/>
    <w:uiPriority w:val="99"/>
    <w:rsid w:val="00F32099"/>
    <w:pPr>
      <w:tabs>
        <w:tab w:val="center" w:pos="4680"/>
        <w:tab w:val="right" w:pos="9360"/>
      </w:tabs>
    </w:pPr>
    <w:rPr>
      <w:rFonts w:ascii="Century Schoolbook" w:hAnsi="Century Schoolbook"/>
    </w:rPr>
  </w:style>
  <w:style w:type="character" w:customStyle="1" w:styleId="HeaderChar">
    <w:name w:val="Header Char"/>
    <w:basedOn w:val="DefaultParagraphFont"/>
    <w:link w:val="Header"/>
    <w:uiPriority w:val="99"/>
    <w:rsid w:val="00F32099"/>
    <w:rPr>
      <w:rFonts w:ascii="Century Schoolbook" w:eastAsia="Times New Roman" w:hAnsi="Century Schoolbook" w:cs="Times New Roman"/>
      <w:sz w:val="16"/>
      <w:szCs w:val="24"/>
    </w:rPr>
  </w:style>
  <w:style w:type="character" w:styleId="Hyperlink">
    <w:name w:val="Hyperlink"/>
    <w:basedOn w:val="TextParagraphChar"/>
    <w:uiPriority w:val="99"/>
    <w:unhideWhenUsed/>
    <w:rsid w:val="00FC6441"/>
    <w:rPr>
      <w:rFonts w:ascii="Century Schoolbook" w:eastAsia="Times New Roman" w:hAnsi="Century Schoolbook" w:cs="Times New Roman"/>
      <w:color w:val="auto"/>
      <w:sz w:val="21"/>
      <w:szCs w:val="28"/>
      <w:u w:val="none"/>
    </w:rPr>
  </w:style>
  <w:style w:type="paragraph" w:customStyle="1" w:styleId="WT11">
    <w:name w:val="W_T11"/>
    <w:basedOn w:val="TextParagraph"/>
    <w:rsid w:val="00F32099"/>
    <w:pPr>
      <w:ind w:left="432" w:right="432" w:firstLine="0"/>
    </w:pPr>
  </w:style>
  <w:style w:type="paragraph" w:customStyle="1" w:styleId="WT22">
    <w:name w:val="W_T22"/>
    <w:basedOn w:val="TextParagraph"/>
    <w:rsid w:val="00F32099"/>
    <w:pPr>
      <w:ind w:left="864" w:right="432" w:firstLine="0"/>
    </w:pPr>
  </w:style>
  <w:style w:type="paragraph" w:customStyle="1" w:styleId="WT33">
    <w:name w:val="W_T33"/>
    <w:basedOn w:val="TextParagraph"/>
    <w:rsid w:val="00F32099"/>
    <w:pPr>
      <w:ind w:left="1296" w:right="432" w:firstLine="0"/>
    </w:pPr>
  </w:style>
  <w:style w:type="paragraph" w:customStyle="1" w:styleId="WT44">
    <w:name w:val="W_T44"/>
    <w:basedOn w:val="TextParagraph"/>
    <w:rsid w:val="00F32099"/>
    <w:pPr>
      <w:ind w:left="1728" w:right="432" w:firstLine="0"/>
    </w:pPr>
  </w:style>
  <w:style w:type="paragraph" w:styleId="NormalWeb">
    <w:name w:val="Normal (Web)"/>
    <w:basedOn w:val="Normal"/>
    <w:uiPriority w:val="99"/>
    <w:unhideWhenUsed/>
    <w:rsid w:val="00F32099"/>
    <w:pPr>
      <w:spacing w:before="100" w:beforeAutospacing="1" w:after="100" w:afterAutospacing="1"/>
    </w:pPr>
  </w:style>
  <w:style w:type="character" w:customStyle="1" w:styleId="Style">
    <w:name w:val="Style"/>
    <w:uiPriority w:val="99"/>
    <w:rsid w:val="00F32099"/>
  </w:style>
  <w:style w:type="character" w:customStyle="1" w:styleId="Style1">
    <w:name w:val="Style1"/>
    <w:uiPriority w:val="99"/>
    <w:rsid w:val="00F32099"/>
  </w:style>
  <w:style w:type="paragraph" w:customStyle="1" w:styleId="WT55">
    <w:name w:val="W_T55"/>
    <w:basedOn w:val="TextParagraph"/>
    <w:rsid w:val="00F32099"/>
    <w:pPr>
      <w:ind w:left="2160" w:right="432" w:firstLine="0"/>
    </w:pPr>
  </w:style>
  <w:style w:type="paragraph" w:customStyle="1" w:styleId="WT32">
    <w:name w:val="W_T32"/>
    <w:basedOn w:val="TextParagraph"/>
    <w:rsid w:val="00F32099"/>
    <w:pPr>
      <w:ind w:left="864" w:right="432"/>
    </w:pPr>
  </w:style>
  <w:style w:type="paragraph" w:customStyle="1" w:styleId="WT43">
    <w:name w:val="W_T43"/>
    <w:basedOn w:val="TextParagraph"/>
    <w:rsid w:val="00F32099"/>
    <w:pPr>
      <w:ind w:left="1296" w:right="432"/>
    </w:pPr>
  </w:style>
  <w:style w:type="paragraph" w:styleId="TOAHeading">
    <w:name w:val="toa heading"/>
    <w:basedOn w:val="FrontMatterCaseText"/>
    <w:next w:val="FrontMatterCaseText"/>
    <w:rsid w:val="00F32099"/>
    <w:pPr>
      <w:spacing w:before="120"/>
    </w:pPr>
    <w:rPr>
      <w:rFonts w:eastAsiaTheme="majorEastAsia" w:cstheme="majorBidi"/>
      <w:b/>
      <w:sz w:val="18"/>
    </w:rPr>
  </w:style>
  <w:style w:type="paragraph" w:styleId="TOC1">
    <w:name w:val="toc 1"/>
    <w:basedOn w:val="Normal"/>
    <w:next w:val="Normal"/>
    <w:autoRedefine/>
    <w:uiPriority w:val="39"/>
    <w:unhideWhenUsed/>
    <w:qFormat/>
    <w:rsid w:val="00F32099"/>
    <w:pPr>
      <w:tabs>
        <w:tab w:val="right" w:leader="dot" w:pos="7190"/>
      </w:tabs>
      <w:spacing w:before="120"/>
      <w:ind w:left="432" w:right="144" w:hanging="432"/>
    </w:pPr>
    <w:rPr>
      <w:rFonts w:ascii="Century Schoolbook" w:eastAsiaTheme="minorEastAsia" w:hAnsi="Century Schoolbook" w:cstheme="minorBidi"/>
      <w:bCs/>
      <w:smallCaps/>
      <w:sz w:val="20"/>
      <w:szCs w:val="22"/>
    </w:rPr>
  </w:style>
  <w:style w:type="paragraph" w:styleId="TOC2">
    <w:name w:val="toc 2"/>
    <w:basedOn w:val="Normal"/>
    <w:next w:val="Normal"/>
    <w:uiPriority w:val="39"/>
    <w:unhideWhenUsed/>
    <w:qFormat/>
    <w:rsid w:val="00F32099"/>
    <w:pPr>
      <w:tabs>
        <w:tab w:val="right" w:leader="dot" w:pos="7186"/>
      </w:tabs>
      <w:spacing w:before="200"/>
      <w:ind w:left="432" w:right="144" w:hanging="432"/>
    </w:pPr>
    <w:rPr>
      <w:rFonts w:ascii="Century Schoolbook" w:eastAsiaTheme="minorEastAsia" w:hAnsi="Century Schoolbook" w:cstheme="minorBidi"/>
      <w:b/>
      <w:sz w:val="20"/>
      <w:szCs w:val="22"/>
    </w:rPr>
  </w:style>
  <w:style w:type="paragraph" w:styleId="TOC3">
    <w:name w:val="toc 3"/>
    <w:basedOn w:val="Normal"/>
    <w:next w:val="Normal"/>
    <w:autoRedefine/>
    <w:uiPriority w:val="39"/>
    <w:unhideWhenUsed/>
    <w:qFormat/>
    <w:rsid w:val="00243CF5"/>
    <w:pPr>
      <w:tabs>
        <w:tab w:val="right" w:leader="dot" w:pos="7186"/>
      </w:tabs>
      <w:ind w:left="720" w:right="144" w:hanging="720"/>
    </w:pPr>
    <w:rPr>
      <w:rFonts w:ascii="Century Schoolbook" w:eastAsiaTheme="minorEastAsia" w:hAnsi="Century Schoolbook" w:cstheme="minorBidi"/>
      <w:sz w:val="20"/>
      <w:szCs w:val="22"/>
    </w:rPr>
  </w:style>
  <w:style w:type="paragraph" w:styleId="TOC4">
    <w:name w:val="toc 4"/>
    <w:basedOn w:val="Normal"/>
    <w:next w:val="Normal"/>
    <w:uiPriority w:val="39"/>
    <w:qFormat/>
    <w:rsid w:val="00F32099"/>
    <w:pPr>
      <w:tabs>
        <w:tab w:val="right" w:leader="dot" w:pos="7186"/>
      </w:tabs>
      <w:ind w:left="864" w:right="144" w:hanging="432"/>
    </w:pPr>
    <w:rPr>
      <w:rFonts w:ascii="Century Schoolbook" w:hAnsi="Century Schoolbook"/>
      <w:sz w:val="20"/>
    </w:rPr>
  </w:style>
  <w:style w:type="paragraph" w:styleId="TOC5">
    <w:name w:val="toc 5"/>
    <w:basedOn w:val="Normal"/>
    <w:next w:val="Normal"/>
    <w:autoRedefine/>
    <w:uiPriority w:val="39"/>
    <w:qFormat/>
    <w:rsid w:val="00F32099"/>
    <w:pPr>
      <w:tabs>
        <w:tab w:val="right" w:leader="dot" w:pos="7186"/>
      </w:tabs>
      <w:ind w:left="1296" w:right="144" w:hanging="432"/>
    </w:pPr>
    <w:rPr>
      <w:rFonts w:ascii="Century Schoolbook" w:hAnsi="Century Schoolbook"/>
      <w:sz w:val="20"/>
    </w:rPr>
  </w:style>
  <w:style w:type="paragraph" w:styleId="TOC6">
    <w:name w:val="toc 6"/>
    <w:basedOn w:val="Normal"/>
    <w:next w:val="Normal"/>
    <w:uiPriority w:val="39"/>
    <w:unhideWhenUsed/>
    <w:qFormat/>
    <w:rsid w:val="00F32099"/>
    <w:pPr>
      <w:tabs>
        <w:tab w:val="right" w:leader="dot" w:pos="7186"/>
      </w:tabs>
      <w:ind w:left="1296" w:right="144" w:hanging="432"/>
    </w:pPr>
    <w:rPr>
      <w:rFonts w:ascii="Century Schoolbook" w:eastAsiaTheme="minorEastAsia" w:hAnsi="Century Schoolbook" w:cstheme="minorBidi"/>
      <w:sz w:val="20"/>
      <w:szCs w:val="22"/>
    </w:rPr>
  </w:style>
  <w:style w:type="paragraph" w:styleId="TOC7">
    <w:name w:val="toc 7"/>
    <w:basedOn w:val="Normal"/>
    <w:next w:val="Normal"/>
    <w:autoRedefine/>
    <w:uiPriority w:val="39"/>
    <w:unhideWhenUsed/>
    <w:qFormat/>
    <w:rsid w:val="00F32099"/>
    <w:pPr>
      <w:tabs>
        <w:tab w:val="right" w:leader="dot" w:pos="7186"/>
      </w:tabs>
      <w:ind w:left="1728" w:right="144" w:hanging="432"/>
    </w:pPr>
    <w:rPr>
      <w:rFonts w:ascii="Century Schoolbook" w:eastAsiaTheme="minorEastAsia" w:hAnsi="Century Schoolbook" w:cstheme="minorBidi"/>
      <w:sz w:val="20"/>
      <w:szCs w:val="22"/>
    </w:rPr>
  </w:style>
  <w:style w:type="paragraph" w:styleId="TOC8">
    <w:name w:val="toc 8"/>
    <w:basedOn w:val="Normal"/>
    <w:next w:val="Normal"/>
    <w:autoRedefine/>
    <w:uiPriority w:val="39"/>
    <w:rsid w:val="00F32099"/>
    <w:pPr>
      <w:keepNext/>
      <w:widowControl w:val="0"/>
      <w:tabs>
        <w:tab w:val="right" w:leader="dot" w:pos="7190"/>
      </w:tabs>
      <w:ind w:left="1728" w:right="144" w:hanging="432"/>
      <w:textboxTightWrap w:val="allLines"/>
    </w:pPr>
    <w:rPr>
      <w:rFonts w:ascii="Century Schoolbook" w:hAnsi="Century Schoolbook"/>
      <w:sz w:val="20"/>
    </w:rPr>
  </w:style>
  <w:style w:type="paragraph" w:styleId="TOC9">
    <w:name w:val="toc 9"/>
    <w:basedOn w:val="Normal"/>
    <w:next w:val="Normal"/>
    <w:uiPriority w:val="39"/>
    <w:unhideWhenUsed/>
    <w:qFormat/>
    <w:rsid w:val="00F32099"/>
    <w:pPr>
      <w:spacing w:before="200"/>
      <w:ind w:left="144" w:right="144"/>
      <w:jc w:val="center"/>
    </w:pPr>
    <w:rPr>
      <w:rFonts w:ascii="Century Schoolbook" w:eastAsiaTheme="minorEastAsia" w:hAnsi="Century Schoolbook" w:cstheme="minorBidi"/>
      <w:b/>
      <w:caps/>
      <w:sz w:val="20"/>
      <w:szCs w:val="22"/>
    </w:rPr>
  </w:style>
  <w:style w:type="paragraph" w:styleId="TOCHeading">
    <w:name w:val="TOC Heading"/>
    <w:basedOn w:val="Heading1"/>
    <w:next w:val="Normal"/>
    <w:uiPriority w:val="39"/>
    <w:semiHidden/>
    <w:unhideWhenUsed/>
    <w:qFormat/>
    <w:rsid w:val="00F32099"/>
    <w:pPr>
      <w:spacing w:before="120" w:after="360"/>
      <w:jc w:val="center"/>
      <w:outlineLvl w:val="9"/>
    </w:pPr>
    <w:rPr>
      <w:rFonts w:asciiTheme="majorHAnsi" w:eastAsiaTheme="majorEastAsia" w:hAnsiTheme="majorHAnsi" w:cstheme="majorBidi"/>
      <w:color w:val="auto"/>
    </w:rPr>
  </w:style>
  <w:style w:type="paragraph" w:customStyle="1" w:styleId="WEGT">
    <w:name w:val="WEG_T"/>
    <w:link w:val="WEGTChar"/>
    <w:rsid w:val="00F32099"/>
    <w:pPr>
      <w:spacing w:before="80" w:after="80" w:line="240" w:lineRule="auto"/>
      <w:ind w:firstLine="432"/>
      <w:jc w:val="both"/>
    </w:pPr>
    <w:rPr>
      <w:rFonts w:ascii="Century Schoolbook" w:eastAsia="Times New Roman" w:hAnsi="Century Schoolbook" w:cs="Times New Roman"/>
      <w:bCs/>
      <w:sz w:val="21"/>
      <w:szCs w:val="28"/>
    </w:rPr>
  </w:style>
  <w:style w:type="paragraph" w:customStyle="1" w:styleId="FNList">
    <w:name w:val="FN List"/>
    <w:basedOn w:val="FNTextFlush"/>
    <w:next w:val="FNPara"/>
    <w:qFormat/>
    <w:rsid w:val="00F32099"/>
  </w:style>
  <w:style w:type="paragraph" w:customStyle="1" w:styleId="ExcerptFileline2">
    <w:name w:val="Excerpt File line 2"/>
    <w:link w:val="ExcerptFileline2Char"/>
    <w:qFormat/>
    <w:rsid w:val="00F32099"/>
    <w:pPr>
      <w:keepNext/>
      <w:spacing w:after="0" w:line="240" w:lineRule="auto"/>
      <w:jc w:val="center"/>
    </w:pPr>
    <w:rPr>
      <w:rFonts w:ascii="Century Schoolbook" w:eastAsia="Times New Roman" w:hAnsi="Century Schoolbook" w:cs="Times New Roman"/>
      <w:bCs/>
      <w:sz w:val="16"/>
      <w:szCs w:val="28"/>
    </w:rPr>
  </w:style>
  <w:style w:type="paragraph" w:customStyle="1" w:styleId="ExcerptHead">
    <w:name w:val="Excerpt Head"/>
    <w:next w:val="FileLine"/>
    <w:qFormat/>
    <w:rsid w:val="00F32099"/>
    <w:pPr>
      <w:keepNext/>
      <w:suppressAutoHyphens/>
      <w:spacing w:before="320" w:after="40" w:line="240" w:lineRule="exact"/>
      <w:ind w:left="288" w:right="288"/>
      <w:jc w:val="center"/>
    </w:pPr>
    <w:rPr>
      <w:rFonts w:ascii="Century Schoolbook" w:eastAsia="Times New Roman" w:hAnsi="Century Schoolbook" w:cs="Times New Roman"/>
      <w:b/>
      <w:bCs/>
      <w:smallCaps/>
      <w:sz w:val="24"/>
      <w:szCs w:val="28"/>
    </w:rPr>
  </w:style>
  <w:style w:type="paragraph" w:customStyle="1" w:styleId="ChNum">
    <w:name w:val="Ch Num"/>
    <w:next w:val="ChTitle"/>
    <w:link w:val="ChNumChar"/>
    <w:qFormat/>
    <w:rsid w:val="00F32099"/>
    <w:pPr>
      <w:keepNext/>
      <w:pBdr>
        <w:bottom w:val="double" w:sz="4" w:space="5" w:color="auto"/>
      </w:pBdr>
      <w:suppressAutoHyphens/>
      <w:spacing w:before="120" w:after="120" w:line="400" w:lineRule="exact"/>
      <w:jc w:val="center"/>
    </w:pPr>
    <w:rPr>
      <w:rFonts w:ascii="Century Schoolbook" w:eastAsia="Times New Roman" w:hAnsi="Century Schoolbook" w:cs="Times New Roman"/>
      <w:b/>
      <w:bCs/>
      <w:smallCaps/>
      <w:color w:val="000000" w:themeColor="text1"/>
      <w:sz w:val="36"/>
      <w:szCs w:val="28"/>
    </w:rPr>
  </w:style>
  <w:style w:type="paragraph" w:customStyle="1" w:styleId="ChTitle">
    <w:name w:val="Ch Title"/>
    <w:next w:val="TextParagraph"/>
    <w:link w:val="ChTitleChar"/>
    <w:qFormat/>
    <w:rsid w:val="00F32099"/>
    <w:pPr>
      <w:keepNext/>
      <w:suppressAutoHyphens/>
      <w:spacing w:before="360" w:after="240" w:line="400" w:lineRule="exact"/>
      <w:jc w:val="center"/>
    </w:pPr>
    <w:rPr>
      <w:rFonts w:ascii="Century Schoolbook" w:eastAsia="Times New Roman" w:hAnsi="Century Schoolbook" w:cs="Times New Roman"/>
      <w:b/>
      <w:smallCaps/>
      <w:color w:val="000000" w:themeColor="text1"/>
      <w:sz w:val="36"/>
      <w:szCs w:val="28"/>
    </w:rPr>
  </w:style>
  <w:style w:type="paragraph" w:customStyle="1" w:styleId="FirstMainHead">
    <w:name w:val="First Main Head"/>
    <w:next w:val="ExcerptHead"/>
    <w:link w:val="FirstMainHeadChar"/>
    <w:qFormat/>
    <w:rsid w:val="00F32099"/>
    <w:pPr>
      <w:spacing w:before="80" w:after="80" w:line="240" w:lineRule="auto"/>
      <w:ind w:left="1080" w:right="1080"/>
      <w:jc w:val="center"/>
    </w:pPr>
    <w:rPr>
      <w:rFonts w:ascii="Century Schoolbook" w:eastAsia="Times New Roman" w:hAnsi="Century Schoolbook" w:cs="Times New Roman"/>
      <w:b/>
      <w:bCs/>
      <w:caps/>
      <w:color w:val="000000" w:themeColor="text1"/>
      <w:sz w:val="26"/>
      <w:szCs w:val="28"/>
    </w:rPr>
  </w:style>
  <w:style w:type="character" w:styleId="PlaceholderText">
    <w:name w:val="Placeholder Text"/>
    <w:basedOn w:val="DefaultParagraphFont"/>
    <w:uiPriority w:val="99"/>
    <w:semiHidden/>
    <w:rsid w:val="00F32099"/>
  </w:style>
  <w:style w:type="character" w:customStyle="1" w:styleId="WEGTChar">
    <w:name w:val="WEG_T Char"/>
    <w:basedOn w:val="DefaultParagraphFont"/>
    <w:link w:val="WEGT"/>
    <w:rsid w:val="00F32099"/>
    <w:rPr>
      <w:rFonts w:ascii="Century Schoolbook" w:eastAsia="Times New Roman" w:hAnsi="Century Schoolbook" w:cs="Times New Roman"/>
      <w:bCs/>
      <w:sz w:val="21"/>
      <w:szCs w:val="28"/>
    </w:rPr>
  </w:style>
  <w:style w:type="paragraph" w:styleId="BodyText">
    <w:name w:val="Body Text"/>
    <w:basedOn w:val="Normal"/>
    <w:link w:val="BodyTextChar"/>
    <w:uiPriority w:val="99"/>
    <w:unhideWhenUsed/>
    <w:rsid w:val="00F32099"/>
    <w:pPr>
      <w:spacing w:after="120"/>
    </w:pPr>
  </w:style>
  <w:style w:type="character" w:customStyle="1" w:styleId="BodyTextChar">
    <w:name w:val="Body Text Char"/>
    <w:basedOn w:val="DefaultParagraphFont"/>
    <w:link w:val="BodyText"/>
    <w:uiPriority w:val="99"/>
    <w:rsid w:val="00F32099"/>
    <w:rPr>
      <w:rFonts w:ascii="New Century Schoolbook" w:eastAsia="Times New Roman" w:hAnsi="New Century Schoolbook" w:cs="Times New Roman"/>
      <w:sz w:val="16"/>
      <w:szCs w:val="24"/>
    </w:rPr>
  </w:style>
  <w:style w:type="paragraph" w:customStyle="1" w:styleId="Sub-title">
    <w:name w:val="Sub-title"/>
    <w:link w:val="Sub-titleChar"/>
    <w:rsid w:val="00F32099"/>
    <w:pPr>
      <w:suppressAutoHyphens/>
      <w:spacing w:after="600" w:line="400" w:lineRule="exact"/>
      <w:jc w:val="center"/>
    </w:pPr>
    <w:rPr>
      <w:rFonts w:ascii="Century Schoolbook" w:eastAsia="Times New Roman" w:hAnsi="Century Schoolbook" w:cs="Times New Roman"/>
      <w:b/>
      <w:caps/>
      <w:sz w:val="36"/>
      <w:szCs w:val="24"/>
    </w:rPr>
  </w:style>
  <w:style w:type="paragraph" w:styleId="Subtitle">
    <w:name w:val="Subtitle"/>
    <w:basedOn w:val="Normal"/>
    <w:next w:val="Normal"/>
    <w:link w:val="SubtitleChar"/>
    <w:uiPriority w:val="11"/>
    <w:qFormat/>
    <w:rsid w:val="00F32099"/>
    <w:pPr>
      <w:numPr>
        <w:ilvl w:val="1"/>
      </w:numPr>
      <w:suppressAutoHyphens/>
    </w:pPr>
    <w:rPr>
      <w:rFonts w:asciiTheme="majorHAnsi" w:eastAsiaTheme="majorEastAsia" w:hAnsiTheme="majorHAnsi" w:cstheme="majorBidi"/>
      <w:i/>
      <w:iCs/>
      <w:color w:val="4472C4" w:themeColor="accent1"/>
      <w:spacing w:val="15"/>
      <w:sz w:val="24"/>
    </w:rPr>
  </w:style>
  <w:style w:type="character" w:customStyle="1" w:styleId="SubtitleChar">
    <w:name w:val="Subtitle Char"/>
    <w:basedOn w:val="DefaultParagraphFont"/>
    <w:link w:val="Subtitle"/>
    <w:uiPriority w:val="11"/>
    <w:rsid w:val="00F32099"/>
    <w:rPr>
      <w:rFonts w:asciiTheme="majorHAnsi" w:eastAsiaTheme="majorEastAsia" w:hAnsiTheme="majorHAnsi" w:cstheme="majorBidi"/>
      <w:i/>
      <w:iCs/>
      <w:color w:val="4472C4" w:themeColor="accent1"/>
      <w:spacing w:val="15"/>
      <w:sz w:val="24"/>
      <w:szCs w:val="24"/>
    </w:rPr>
  </w:style>
  <w:style w:type="paragraph" w:customStyle="1" w:styleId="EditionNumber">
    <w:name w:val="Edition Number"/>
    <w:link w:val="EditionNumberChar"/>
    <w:qFormat/>
    <w:rsid w:val="00F32099"/>
    <w:pPr>
      <w:suppressAutoHyphens/>
      <w:spacing w:after="200" w:line="400" w:lineRule="exact"/>
      <w:jc w:val="center"/>
    </w:pPr>
    <w:rPr>
      <w:rFonts w:ascii="Century Schoolbook" w:eastAsia="Times New Roman" w:hAnsi="Century Schoolbook" w:cs="Times New Roman"/>
      <w:b/>
      <w:bCs/>
      <w:sz w:val="36"/>
      <w:szCs w:val="28"/>
    </w:rPr>
  </w:style>
  <w:style w:type="paragraph" w:customStyle="1" w:styleId="By">
    <w:name w:val="By"/>
    <w:link w:val="ByChar"/>
    <w:qFormat/>
    <w:rsid w:val="00F32099"/>
    <w:pPr>
      <w:spacing w:after="200" w:line="240" w:lineRule="exact"/>
      <w:jc w:val="center"/>
    </w:pPr>
    <w:rPr>
      <w:rFonts w:ascii="Century Schoolbook" w:eastAsia="Times New Roman" w:hAnsi="Century Schoolbook" w:cs="Times New Roman"/>
      <w:b/>
      <w:bCs/>
      <w:sz w:val="20"/>
      <w:szCs w:val="28"/>
    </w:rPr>
  </w:style>
  <w:style w:type="character" w:customStyle="1" w:styleId="EditionNumberChar">
    <w:name w:val="Edition Number Char"/>
    <w:basedOn w:val="WEGTChar"/>
    <w:link w:val="EditionNumber"/>
    <w:rsid w:val="00F32099"/>
    <w:rPr>
      <w:rFonts w:ascii="Century Schoolbook" w:eastAsia="Times New Roman" w:hAnsi="Century Schoolbook" w:cs="Times New Roman"/>
      <w:b/>
      <w:bCs/>
      <w:sz w:val="36"/>
      <w:szCs w:val="28"/>
    </w:rPr>
  </w:style>
  <w:style w:type="paragraph" w:customStyle="1" w:styleId="AuthorName">
    <w:name w:val="Author Name"/>
    <w:next w:val="AuthorAffiliation"/>
    <w:link w:val="AuthorNameChar"/>
    <w:qFormat/>
    <w:rsid w:val="00F32099"/>
    <w:pPr>
      <w:suppressAutoHyphens/>
      <w:spacing w:after="0" w:line="360" w:lineRule="exact"/>
      <w:jc w:val="center"/>
    </w:pPr>
    <w:rPr>
      <w:rFonts w:ascii="Century Schoolbook" w:eastAsia="Times New Roman" w:hAnsi="Century Schoolbook" w:cs="Times New Roman"/>
      <w:b/>
      <w:bCs/>
      <w:sz w:val="32"/>
      <w:szCs w:val="28"/>
    </w:rPr>
  </w:style>
  <w:style w:type="character" w:customStyle="1" w:styleId="ByChar">
    <w:name w:val="By Char"/>
    <w:basedOn w:val="WEGTChar"/>
    <w:link w:val="By"/>
    <w:rsid w:val="00F32099"/>
    <w:rPr>
      <w:rFonts w:ascii="Century Schoolbook" w:eastAsia="Times New Roman" w:hAnsi="Century Schoolbook" w:cs="Times New Roman"/>
      <w:b/>
      <w:bCs/>
      <w:sz w:val="20"/>
      <w:szCs w:val="28"/>
    </w:rPr>
  </w:style>
  <w:style w:type="character" w:customStyle="1" w:styleId="AuthorNameChar">
    <w:name w:val="Author Name Char"/>
    <w:basedOn w:val="WEGTChar"/>
    <w:link w:val="AuthorName"/>
    <w:rsid w:val="00F32099"/>
    <w:rPr>
      <w:rFonts w:ascii="Century Schoolbook" w:eastAsia="Times New Roman" w:hAnsi="Century Schoolbook" w:cs="Times New Roman"/>
      <w:b/>
      <w:bCs/>
      <w:sz w:val="32"/>
      <w:szCs w:val="28"/>
    </w:rPr>
  </w:style>
  <w:style w:type="paragraph" w:customStyle="1" w:styleId="CopyrightLines">
    <w:name w:val="Copyright Lines"/>
    <w:link w:val="CopyrightLinesChar"/>
    <w:qFormat/>
    <w:rsid w:val="00F32099"/>
    <w:pPr>
      <w:spacing w:after="0" w:line="180" w:lineRule="exact"/>
      <w:contextualSpacing/>
      <w:jc w:val="both"/>
    </w:pPr>
    <w:rPr>
      <w:rFonts w:ascii="Century Schoolbook" w:eastAsia="Times New Roman" w:hAnsi="Century Schoolbook" w:cs="Times New Roman"/>
      <w:sz w:val="14"/>
      <w:szCs w:val="24"/>
    </w:rPr>
  </w:style>
  <w:style w:type="paragraph" w:customStyle="1" w:styleId="CopyrightLineIndent">
    <w:name w:val="Copyright Line Indent"/>
    <w:qFormat/>
    <w:rsid w:val="00F32099"/>
    <w:pPr>
      <w:spacing w:after="0" w:line="180" w:lineRule="exact"/>
      <w:ind w:left="518"/>
    </w:pPr>
    <w:rPr>
      <w:rFonts w:ascii="Century Schoolbook" w:eastAsia="Times New Roman" w:hAnsi="Century Schoolbook" w:cs="Times New Roman"/>
      <w:sz w:val="14"/>
      <w:szCs w:val="24"/>
    </w:rPr>
  </w:style>
  <w:style w:type="paragraph" w:customStyle="1" w:styleId="FrontMatterText">
    <w:name w:val="Front Matter Text"/>
    <w:link w:val="FrontMatterTextChar"/>
    <w:qFormat/>
    <w:rsid w:val="00F32099"/>
    <w:pPr>
      <w:spacing w:before="100" w:after="100" w:line="250" w:lineRule="exact"/>
      <w:ind w:firstLine="432"/>
      <w:jc w:val="both"/>
    </w:pPr>
    <w:rPr>
      <w:rFonts w:ascii="Century Schoolbook" w:eastAsia="Times New Roman" w:hAnsi="Century Schoolbook" w:cs="Times New Roman"/>
      <w:bCs/>
      <w:sz w:val="21"/>
      <w:szCs w:val="24"/>
    </w:rPr>
  </w:style>
  <w:style w:type="character" w:customStyle="1" w:styleId="FrontMatterTextChar">
    <w:name w:val="Front Matter Text Char"/>
    <w:basedOn w:val="WEGTChar"/>
    <w:link w:val="FrontMatterText"/>
    <w:rsid w:val="00F32099"/>
    <w:rPr>
      <w:rFonts w:ascii="Century Schoolbook" w:eastAsia="Times New Roman" w:hAnsi="Century Schoolbook" w:cs="Times New Roman"/>
      <w:bCs/>
      <w:sz w:val="21"/>
      <w:szCs w:val="24"/>
    </w:rPr>
  </w:style>
  <w:style w:type="character" w:customStyle="1" w:styleId="ExcerptFileline2Char">
    <w:name w:val="Excerpt File line 2 Char"/>
    <w:basedOn w:val="DefaultParagraphFont"/>
    <w:link w:val="ExcerptFileline2"/>
    <w:rsid w:val="00F32099"/>
    <w:rPr>
      <w:rFonts w:ascii="Century Schoolbook" w:eastAsia="Times New Roman" w:hAnsi="Century Schoolbook" w:cs="Times New Roman"/>
      <w:bCs/>
      <w:sz w:val="16"/>
      <w:szCs w:val="28"/>
    </w:rPr>
  </w:style>
  <w:style w:type="character" w:customStyle="1" w:styleId="FirstMainHeadChar">
    <w:name w:val="First Main Head Char"/>
    <w:basedOn w:val="ChTitleChar"/>
    <w:link w:val="FirstMainHead"/>
    <w:rsid w:val="00F32099"/>
    <w:rPr>
      <w:rFonts w:ascii="Century Schoolbook" w:eastAsia="Times New Roman" w:hAnsi="Century Schoolbook" w:cs="Times New Roman"/>
      <w:b/>
      <w:bCs/>
      <w:caps/>
      <w:smallCaps w:val="0"/>
      <w:color w:val="000000" w:themeColor="text1"/>
      <w:sz w:val="26"/>
      <w:szCs w:val="28"/>
    </w:rPr>
  </w:style>
  <w:style w:type="character" w:customStyle="1" w:styleId="ChTitleChar">
    <w:name w:val="Ch Title Char"/>
    <w:basedOn w:val="ChNumChar"/>
    <w:link w:val="ChTitle"/>
    <w:rsid w:val="00F32099"/>
    <w:rPr>
      <w:rFonts w:ascii="Century Schoolbook" w:eastAsia="Times New Roman" w:hAnsi="Century Schoolbook" w:cs="Times New Roman"/>
      <w:b/>
      <w:bCs w:val="0"/>
      <w:smallCaps/>
      <w:color w:val="000000" w:themeColor="text1"/>
      <w:sz w:val="36"/>
      <w:szCs w:val="28"/>
    </w:rPr>
  </w:style>
  <w:style w:type="character" w:customStyle="1" w:styleId="ChNumChar">
    <w:name w:val="Ch Num Char"/>
    <w:basedOn w:val="Heading1Char"/>
    <w:link w:val="ChNum"/>
    <w:rsid w:val="00F32099"/>
    <w:rPr>
      <w:rFonts w:ascii="Century Schoolbook" w:eastAsia="Times New Roman" w:hAnsi="Century Schoolbook" w:cs="Times New Roman"/>
      <w:b/>
      <w:bCs/>
      <w:smallCaps/>
      <w:color w:val="000000" w:themeColor="text1"/>
      <w:sz w:val="36"/>
      <w:szCs w:val="28"/>
    </w:rPr>
  </w:style>
  <w:style w:type="paragraph" w:customStyle="1" w:styleId="AdvisoryBoardMainHead">
    <w:name w:val="Advisory Board Main Head"/>
    <w:qFormat/>
    <w:rsid w:val="00F32099"/>
    <w:pPr>
      <w:suppressAutoHyphens/>
      <w:spacing w:after="120" w:line="400" w:lineRule="exact"/>
      <w:jc w:val="center"/>
    </w:pPr>
    <w:rPr>
      <w:rFonts w:ascii="Century Schoolbook" w:hAnsi="Century Schoolbook"/>
      <w:b/>
      <w:smallCaps/>
      <w:sz w:val="36"/>
    </w:rPr>
  </w:style>
  <w:style w:type="paragraph" w:customStyle="1" w:styleId="BoardMemberName">
    <w:name w:val="Board Member Name"/>
    <w:qFormat/>
    <w:rsid w:val="00F32099"/>
    <w:pPr>
      <w:spacing w:before="80" w:after="0" w:line="240" w:lineRule="exact"/>
      <w:jc w:val="center"/>
    </w:pPr>
    <w:rPr>
      <w:rFonts w:ascii="Century Schoolbook" w:hAnsi="Century Schoolbook"/>
      <w:caps/>
    </w:rPr>
  </w:style>
  <w:style w:type="paragraph" w:customStyle="1" w:styleId="BoardMemberAffiliation">
    <w:name w:val="Board Member Affiliation"/>
    <w:qFormat/>
    <w:rsid w:val="00F32099"/>
    <w:pPr>
      <w:spacing w:line="220" w:lineRule="exact"/>
      <w:jc w:val="center"/>
    </w:pPr>
    <w:rPr>
      <w:rFonts w:ascii="Century Schoolbook" w:hAnsi="Century Schoolbook"/>
      <w:sz w:val="18"/>
    </w:rPr>
  </w:style>
  <w:style w:type="paragraph" w:customStyle="1" w:styleId="MatNumber">
    <w:name w:val="Mat Number"/>
    <w:link w:val="MatNumberChar"/>
    <w:rsid w:val="00F32099"/>
    <w:pPr>
      <w:spacing w:after="200" w:line="180" w:lineRule="exact"/>
    </w:pPr>
    <w:rPr>
      <w:rFonts w:ascii="Century Schoolbook" w:eastAsia="Times New Roman" w:hAnsi="Century Schoolbook" w:cs="Times New Roman"/>
      <w:sz w:val="16"/>
      <w:szCs w:val="24"/>
    </w:rPr>
  </w:style>
  <w:style w:type="character" w:customStyle="1" w:styleId="Sub-titleChar">
    <w:name w:val="Sub-title Char"/>
    <w:basedOn w:val="DefaultParagraphFont"/>
    <w:link w:val="Sub-title"/>
    <w:rsid w:val="00F32099"/>
    <w:rPr>
      <w:rFonts w:ascii="Century Schoolbook" w:eastAsia="Times New Roman" w:hAnsi="Century Schoolbook" w:cs="Times New Roman"/>
      <w:b/>
      <w:caps/>
      <w:sz w:val="36"/>
      <w:szCs w:val="24"/>
    </w:rPr>
  </w:style>
  <w:style w:type="paragraph" w:customStyle="1" w:styleId="AuthorAffiliation">
    <w:name w:val="Author Affiliation"/>
    <w:next w:val="AuthorName"/>
    <w:qFormat/>
    <w:rsid w:val="00F32099"/>
    <w:pPr>
      <w:suppressAutoHyphens/>
      <w:spacing w:after="240" w:line="240" w:lineRule="exact"/>
      <w:jc w:val="center"/>
    </w:pPr>
    <w:rPr>
      <w:rFonts w:ascii="Century Schoolbook" w:eastAsia="Times New Roman" w:hAnsi="Century Schoolbook" w:cs="Times New Roman"/>
      <w:bCs/>
      <w:i/>
      <w:sz w:val="20"/>
      <w:szCs w:val="28"/>
    </w:rPr>
  </w:style>
  <w:style w:type="character" w:customStyle="1" w:styleId="MatNumberChar">
    <w:name w:val="Mat Number Char"/>
    <w:basedOn w:val="DefaultParagraphFont"/>
    <w:link w:val="MatNumber"/>
    <w:rsid w:val="00F32099"/>
    <w:rPr>
      <w:rFonts w:ascii="Century Schoolbook" w:eastAsia="Times New Roman" w:hAnsi="Century Schoolbook" w:cs="Times New Roman"/>
      <w:sz w:val="16"/>
      <w:szCs w:val="24"/>
    </w:rPr>
  </w:style>
  <w:style w:type="paragraph" w:styleId="Title">
    <w:name w:val="Title"/>
    <w:link w:val="TitleChar"/>
    <w:uiPriority w:val="10"/>
    <w:qFormat/>
    <w:rsid w:val="00F32099"/>
    <w:pPr>
      <w:suppressAutoHyphens/>
      <w:spacing w:after="300" w:line="276" w:lineRule="auto"/>
      <w:contextualSpacing/>
      <w:jc w:val="center"/>
    </w:pPr>
    <w:rPr>
      <w:rFonts w:ascii="Century Schoolbook" w:eastAsiaTheme="majorEastAsia" w:hAnsi="Century Schoolbook" w:cstheme="majorBidi"/>
      <w:b/>
      <w:smallCaps/>
      <w:spacing w:val="5"/>
      <w:kern w:val="28"/>
      <w:sz w:val="60"/>
      <w:szCs w:val="52"/>
    </w:rPr>
  </w:style>
  <w:style w:type="character" w:customStyle="1" w:styleId="TitleChar">
    <w:name w:val="Title Char"/>
    <w:basedOn w:val="DefaultParagraphFont"/>
    <w:link w:val="Title"/>
    <w:uiPriority w:val="10"/>
    <w:rsid w:val="00F32099"/>
    <w:rPr>
      <w:rFonts w:ascii="Century Schoolbook" w:eastAsiaTheme="majorEastAsia" w:hAnsi="Century Schoolbook" w:cstheme="majorBidi"/>
      <w:b/>
      <w:smallCaps/>
      <w:spacing w:val="5"/>
      <w:kern w:val="28"/>
      <w:sz w:val="60"/>
      <w:szCs w:val="52"/>
    </w:rPr>
  </w:style>
  <w:style w:type="paragraph" w:customStyle="1" w:styleId="WestBookTitle">
    <w:name w:val="West Book Title"/>
    <w:qFormat/>
    <w:rsid w:val="00F32099"/>
    <w:pPr>
      <w:suppressAutoHyphens/>
      <w:spacing w:after="200" w:line="640" w:lineRule="exact"/>
      <w:jc w:val="center"/>
    </w:pPr>
    <w:rPr>
      <w:rFonts w:ascii="Century Schoolbook" w:eastAsia="Times New Roman" w:hAnsi="Century Schoolbook" w:cs="Times New Roman"/>
      <w:b/>
      <w:smallCaps/>
      <w:sz w:val="60"/>
      <w:szCs w:val="24"/>
    </w:rPr>
  </w:style>
  <w:style w:type="character" w:customStyle="1" w:styleId="CopyrightLinesChar">
    <w:name w:val="Copyright Lines Char"/>
    <w:basedOn w:val="WEGTChar"/>
    <w:link w:val="CopyrightLines"/>
    <w:rsid w:val="00F32099"/>
    <w:rPr>
      <w:rFonts w:ascii="Century Schoolbook" w:eastAsia="Times New Roman" w:hAnsi="Century Schoolbook" w:cs="Times New Roman"/>
      <w:bCs w:val="0"/>
      <w:sz w:val="14"/>
      <w:szCs w:val="24"/>
    </w:rPr>
  </w:style>
  <w:style w:type="paragraph" w:customStyle="1" w:styleId="PrefaceHeading">
    <w:name w:val="Preface Heading"/>
    <w:qFormat/>
    <w:rsid w:val="00F32099"/>
    <w:pPr>
      <w:spacing w:after="200" w:line="400" w:lineRule="exact"/>
      <w:jc w:val="center"/>
    </w:pPr>
    <w:rPr>
      <w:rFonts w:ascii="Century Schoolbook" w:eastAsia="Times New Roman" w:hAnsi="Century Schoolbook" w:cs="Times New Roman"/>
      <w:b/>
      <w:smallCaps/>
      <w:sz w:val="36"/>
      <w:szCs w:val="24"/>
    </w:rPr>
  </w:style>
  <w:style w:type="paragraph" w:customStyle="1" w:styleId="AcknowledgmentsHeading">
    <w:name w:val="Acknowledgments Heading"/>
    <w:basedOn w:val="FrontMatterHeading"/>
    <w:qFormat/>
    <w:rsid w:val="00F32099"/>
  </w:style>
  <w:style w:type="paragraph" w:customStyle="1" w:styleId="DedicationHead">
    <w:name w:val="Dedication Head"/>
    <w:basedOn w:val="FrontMatterHeading"/>
    <w:qFormat/>
    <w:rsid w:val="00F32099"/>
  </w:style>
  <w:style w:type="paragraph" w:customStyle="1" w:styleId="DedicationText">
    <w:name w:val="Dedication Text"/>
    <w:qFormat/>
    <w:rsid w:val="00F32099"/>
    <w:pPr>
      <w:suppressAutoHyphens/>
      <w:spacing w:after="200" w:line="280" w:lineRule="exact"/>
      <w:jc w:val="center"/>
    </w:pPr>
    <w:rPr>
      <w:rFonts w:ascii="Century Schoolbook" w:eastAsia="Times New Roman" w:hAnsi="Century Schoolbook" w:cs="Times New Roman"/>
      <w:i/>
      <w:sz w:val="24"/>
      <w:szCs w:val="24"/>
    </w:rPr>
  </w:style>
  <w:style w:type="paragraph" w:customStyle="1" w:styleId="SignatureLine">
    <w:name w:val="Signature Line"/>
    <w:qFormat/>
    <w:rsid w:val="00F32099"/>
    <w:pPr>
      <w:spacing w:after="200" w:line="240" w:lineRule="exact"/>
      <w:ind w:left="4320"/>
    </w:pPr>
    <w:rPr>
      <w:rFonts w:ascii="Century Schoolbook" w:eastAsia="Times New Roman" w:hAnsi="Century Schoolbook" w:cs="Times New Roman"/>
      <w:smallCaps/>
      <w:sz w:val="20"/>
      <w:szCs w:val="24"/>
    </w:rPr>
  </w:style>
  <w:style w:type="paragraph" w:customStyle="1" w:styleId="PrefaceDate">
    <w:name w:val="Preface Date"/>
    <w:basedOn w:val="CopyrightLines"/>
    <w:qFormat/>
    <w:rsid w:val="00F32099"/>
  </w:style>
  <w:style w:type="paragraph" w:customStyle="1" w:styleId="DoubleHairline">
    <w:name w:val="Double Hairline"/>
    <w:qFormat/>
    <w:rsid w:val="00F32099"/>
    <w:pPr>
      <w:spacing w:after="40" w:line="120" w:lineRule="exact"/>
      <w:contextualSpacing/>
    </w:pPr>
    <w:rPr>
      <w:rFonts w:ascii="Century Schoolbook" w:eastAsia="Times New Roman" w:hAnsi="Century Schoolbook" w:cs="Times New Roman"/>
      <w:b/>
      <w:bCs/>
      <w:smallCaps/>
      <w:sz w:val="16"/>
      <w:szCs w:val="28"/>
    </w:rPr>
  </w:style>
  <w:style w:type="paragraph" w:customStyle="1" w:styleId="TextParagraph">
    <w:name w:val="Text Paragraph"/>
    <w:link w:val="TextParagraphChar"/>
    <w:qFormat/>
    <w:rsid w:val="00F32099"/>
    <w:pPr>
      <w:spacing w:before="100" w:after="100" w:line="250" w:lineRule="exact"/>
      <w:ind w:firstLine="432"/>
      <w:jc w:val="both"/>
    </w:pPr>
    <w:rPr>
      <w:rFonts w:ascii="Century Schoolbook" w:eastAsia="Times New Roman" w:hAnsi="Century Schoolbook" w:cs="Times New Roman"/>
      <w:sz w:val="21"/>
      <w:szCs w:val="28"/>
    </w:rPr>
  </w:style>
  <w:style w:type="paragraph" w:customStyle="1" w:styleId="Head1">
    <w:name w:val="Head 1"/>
    <w:next w:val="TextParagraph"/>
    <w:qFormat/>
    <w:rsid w:val="00F32099"/>
    <w:pPr>
      <w:keepNext/>
      <w:suppressAutoHyphens/>
      <w:spacing w:before="240" w:after="120" w:line="300" w:lineRule="exact"/>
      <w:jc w:val="center"/>
    </w:pPr>
    <w:rPr>
      <w:rFonts w:ascii="Century Schoolbook" w:eastAsia="Times New Roman" w:hAnsi="Century Schoolbook" w:cs="Times New Roman"/>
      <w:b/>
      <w:caps/>
      <w:color w:val="000000" w:themeColor="text1"/>
      <w:sz w:val="26"/>
      <w:szCs w:val="24"/>
    </w:rPr>
  </w:style>
  <w:style w:type="paragraph" w:customStyle="1" w:styleId="Head2">
    <w:name w:val="Head 2"/>
    <w:basedOn w:val="Head1"/>
    <w:next w:val="TextParagraph"/>
    <w:qFormat/>
    <w:rsid w:val="00F32099"/>
    <w:pPr>
      <w:spacing w:before="200" w:line="280" w:lineRule="exact"/>
      <w:outlineLvl w:val="1"/>
    </w:pPr>
    <w:rPr>
      <w:sz w:val="24"/>
    </w:rPr>
  </w:style>
  <w:style w:type="paragraph" w:customStyle="1" w:styleId="Head3">
    <w:name w:val="Head 3"/>
    <w:basedOn w:val="Head2"/>
    <w:next w:val="TextParagraph"/>
    <w:qFormat/>
    <w:rsid w:val="00F32099"/>
    <w:pPr>
      <w:numPr>
        <w:ilvl w:val="2"/>
      </w:numPr>
      <w:spacing w:line="260" w:lineRule="exact"/>
      <w:ind w:left="432" w:hanging="432"/>
      <w:jc w:val="both"/>
      <w:outlineLvl w:val="2"/>
    </w:pPr>
    <w:rPr>
      <w:caps w:val="0"/>
      <w:sz w:val="22"/>
    </w:rPr>
  </w:style>
  <w:style w:type="paragraph" w:customStyle="1" w:styleId="Head4">
    <w:name w:val="Head 4"/>
    <w:basedOn w:val="Head3"/>
    <w:next w:val="TextParagraph"/>
    <w:qFormat/>
    <w:rsid w:val="00F32099"/>
    <w:pPr>
      <w:numPr>
        <w:ilvl w:val="3"/>
      </w:numPr>
      <w:ind w:left="864" w:hanging="432"/>
      <w:outlineLvl w:val="3"/>
    </w:pPr>
    <w:rPr>
      <w:i/>
    </w:rPr>
  </w:style>
  <w:style w:type="paragraph" w:customStyle="1" w:styleId="Head5">
    <w:name w:val="Head 5"/>
    <w:basedOn w:val="Head4"/>
    <w:next w:val="TextParagraph"/>
    <w:qFormat/>
    <w:rsid w:val="00F32099"/>
    <w:pPr>
      <w:numPr>
        <w:ilvl w:val="4"/>
      </w:numPr>
      <w:ind w:left="864" w:hanging="432"/>
      <w:outlineLvl w:val="4"/>
    </w:pPr>
    <w:rPr>
      <w:b w:val="0"/>
    </w:rPr>
  </w:style>
  <w:style w:type="paragraph" w:customStyle="1" w:styleId="Head6">
    <w:name w:val="Head 6"/>
    <w:basedOn w:val="Head5"/>
    <w:next w:val="TextParagraph"/>
    <w:qFormat/>
    <w:rsid w:val="00F32099"/>
    <w:pPr>
      <w:numPr>
        <w:ilvl w:val="5"/>
      </w:numPr>
      <w:ind w:left="1296" w:hanging="432"/>
      <w:outlineLvl w:val="5"/>
    </w:pPr>
  </w:style>
  <w:style w:type="paragraph" w:customStyle="1" w:styleId="Head7">
    <w:name w:val="Head 7"/>
    <w:basedOn w:val="Head2"/>
    <w:next w:val="TextParagraph"/>
    <w:qFormat/>
    <w:rsid w:val="00F32099"/>
    <w:pPr>
      <w:numPr>
        <w:ilvl w:val="6"/>
      </w:numPr>
      <w:outlineLvl w:val="6"/>
    </w:pPr>
    <w:rPr>
      <w:b w:val="0"/>
      <w:caps w:val="0"/>
      <w:sz w:val="22"/>
    </w:rPr>
  </w:style>
  <w:style w:type="paragraph" w:customStyle="1" w:styleId="CaseHead">
    <w:name w:val="Case Head"/>
    <w:next w:val="FileLine"/>
    <w:qFormat/>
    <w:rsid w:val="00F32099"/>
    <w:pPr>
      <w:keepNext/>
      <w:suppressAutoHyphens/>
      <w:spacing w:before="320" w:after="40" w:line="240" w:lineRule="exact"/>
      <w:ind w:left="288" w:right="288"/>
      <w:jc w:val="center"/>
    </w:pPr>
    <w:rPr>
      <w:rFonts w:ascii="Century Schoolbook" w:eastAsia="Times New Roman" w:hAnsi="Century Schoolbook" w:cs="Times New Roman"/>
      <w:b/>
      <w:smallCaps/>
      <w:sz w:val="24"/>
      <w:szCs w:val="24"/>
    </w:rPr>
  </w:style>
  <w:style w:type="paragraph" w:customStyle="1" w:styleId="IntroductionHead">
    <w:name w:val="Introduction Head"/>
    <w:qFormat/>
    <w:rsid w:val="00F32099"/>
    <w:pPr>
      <w:keepNext/>
      <w:spacing w:after="200" w:line="300" w:lineRule="exact"/>
      <w:ind w:left="288" w:right="288"/>
      <w:jc w:val="center"/>
    </w:pPr>
    <w:rPr>
      <w:rFonts w:ascii="Century Schoolbook" w:eastAsia="Times New Roman" w:hAnsi="Century Schoolbook" w:cs="Times New Roman"/>
      <w:b/>
      <w:caps/>
      <w:sz w:val="26"/>
      <w:szCs w:val="24"/>
    </w:rPr>
  </w:style>
  <w:style w:type="paragraph" w:customStyle="1" w:styleId="FileLine">
    <w:name w:val="File Line"/>
    <w:next w:val="TextParagraph"/>
    <w:qFormat/>
    <w:rsid w:val="00F32099"/>
    <w:pPr>
      <w:keepNext/>
      <w:suppressAutoHyphens/>
      <w:spacing w:after="180" w:line="200" w:lineRule="exact"/>
      <w:ind w:left="288" w:right="288"/>
      <w:jc w:val="center"/>
    </w:pPr>
    <w:rPr>
      <w:rFonts w:ascii="Century Schoolbook" w:eastAsia="Times New Roman" w:hAnsi="Century Schoolbook" w:cs="Times New Roman"/>
      <w:sz w:val="16"/>
      <w:szCs w:val="24"/>
    </w:rPr>
  </w:style>
  <w:style w:type="numbering" w:customStyle="1" w:styleId="ListHead1">
    <w:name w:val="List Head 1"/>
    <w:uiPriority w:val="99"/>
    <w:rsid w:val="00F32099"/>
    <w:pPr>
      <w:numPr>
        <w:numId w:val="1"/>
      </w:numPr>
    </w:pPr>
  </w:style>
  <w:style w:type="paragraph" w:customStyle="1" w:styleId="NoteMainHead">
    <w:name w:val="Note Main Head"/>
    <w:next w:val="NoteTextParagraph"/>
    <w:qFormat/>
    <w:rsid w:val="00F32099"/>
    <w:pPr>
      <w:keepNext/>
      <w:suppressAutoHyphens/>
      <w:spacing w:before="240" w:after="120" w:line="260" w:lineRule="atLeast"/>
      <w:ind w:left="360" w:right="360"/>
      <w:jc w:val="center"/>
    </w:pPr>
    <w:rPr>
      <w:rFonts w:ascii="Century Schoolbook" w:eastAsia="Times New Roman" w:hAnsi="Century Schoolbook" w:cs="Times New Roman"/>
      <w:b/>
      <w:i/>
      <w:smallCaps/>
      <w:szCs w:val="28"/>
    </w:rPr>
  </w:style>
  <w:style w:type="paragraph" w:customStyle="1" w:styleId="NoteTextParagraph">
    <w:name w:val="Note Text Paragraph"/>
    <w:qFormat/>
    <w:rsid w:val="00F32099"/>
    <w:pPr>
      <w:spacing w:before="100" w:after="100" w:line="240" w:lineRule="exact"/>
      <w:ind w:firstLine="432"/>
      <w:jc w:val="both"/>
    </w:pPr>
    <w:rPr>
      <w:rFonts w:ascii="Century Schoolbook" w:eastAsia="Times New Roman" w:hAnsi="Century Schoolbook" w:cs="Times New Roman"/>
      <w:sz w:val="20"/>
      <w:szCs w:val="28"/>
    </w:rPr>
  </w:style>
  <w:style w:type="paragraph" w:customStyle="1" w:styleId="HeadMisc">
    <w:name w:val="Head Misc"/>
    <w:next w:val="TextParagraph"/>
    <w:qFormat/>
    <w:rsid w:val="00F32099"/>
    <w:pPr>
      <w:keepNext/>
      <w:suppressAutoHyphens/>
      <w:spacing w:before="240" w:after="200" w:line="260" w:lineRule="exact"/>
      <w:jc w:val="center"/>
    </w:pPr>
    <w:rPr>
      <w:rFonts w:ascii="Century Schoolbook" w:eastAsia="Times New Roman" w:hAnsi="Century Schoolbook" w:cs="Times New Roman"/>
      <w:b/>
      <w:szCs w:val="28"/>
    </w:rPr>
  </w:style>
  <w:style w:type="table" w:styleId="TableGrid">
    <w:name w:val="Table Grid"/>
    <w:basedOn w:val="TableNormal"/>
    <w:uiPriority w:val="59"/>
    <w:rsid w:val="00F32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Centered">
    <w:name w:val="Text Head Centered"/>
    <w:next w:val="TextParagraph"/>
    <w:qFormat/>
    <w:rsid w:val="00F32099"/>
    <w:pPr>
      <w:keepNext/>
      <w:suppressAutoHyphens/>
      <w:spacing w:before="100" w:after="100" w:line="250" w:lineRule="exact"/>
      <w:ind w:left="432" w:right="432"/>
      <w:jc w:val="center"/>
    </w:pPr>
    <w:rPr>
      <w:rFonts w:ascii="Century Schoolbook" w:eastAsia="Times New Roman" w:hAnsi="Century Schoolbook" w:cs="Times New Roman"/>
      <w:sz w:val="21"/>
      <w:szCs w:val="24"/>
    </w:rPr>
  </w:style>
  <w:style w:type="paragraph" w:customStyle="1" w:styleId="WT21">
    <w:name w:val="W_T21"/>
    <w:basedOn w:val="TextParagraph"/>
    <w:rsid w:val="00F32099"/>
    <w:pPr>
      <w:ind w:left="432" w:right="432"/>
    </w:pPr>
  </w:style>
  <w:style w:type="paragraph" w:customStyle="1" w:styleId="WT54">
    <w:name w:val="W_T54"/>
    <w:basedOn w:val="TextParagraph"/>
    <w:rsid w:val="00F32099"/>
    <w:pPr>
      <w:ind w:left="1728" w:right="432"/>
    </w:pPr>
  </w:style>
  <w:style w:type="paragraph" w:customStyle="1" w:styleId="TextFlush">
    <w:name w:val="Text Flush"/>
    <w:basedOn w:val="TextParagraph"/>
    <w:next w:val="TextParagraph"/>
    <w:qFormat/>
    <w:rsid w:val="00F32099"/>
    <w:pPr>
      <w:ind w:firstLine="0"/>
    </w:pPr>
  </w:style>
  <w:style w:type="paragraph" w:customStyle="1" w:styleId="FrontMatterCaseText">
    <w:name w:val="Front Matter Case Text"/>
    <w:qFormat/>
    <w:rsid w:val="00F32099"/>
    <w:pPr>
      <w:spacing w:after="0" w:line="180" w:lineRule="exact"/>
      <w:ind w:left="432" w:hanging="432"/>
    </w:pPr>
    <w:rPr>
      <w:rFonts w:ascii="Century Schoolbook" w:eastAsia="Times New Roman" w:hAnsi="Century Schoolbook" w:cs="Times New Roman"/>
      <w:bCs/>
      <w:sz w:val="16"/>
      <w:szCs w:val="24"/>
    </w:rPr>
  </w:style>
  <w:style w:type="paragraph" w:styleId="TableofAuthorities">
    <w:name w:val="table of authorities"/>
    <w:basedOn w:val="FrontMatterCaseText"/>
    <w:uiPriority w:val="99"/>
    <w:semiHidden/>
    <w:unhideWhenUsed/>
    <w:rsid w:val="00F32099"/>
    <w:pPr>
      <w:spacing w:line="190" w:lineRule="exact"/>
      <w:ind w:left="187" w:hanging="187"/>
    </w:pPr>
    <w:rPr>
      <w:sz w:val="18"/>
    </w:rPr>
  </w:style>
  <w:style w:type="paragraph" w:customStyle="1" w:styleId="TextHeadParagraph">
    <w:name w:val="Text Head Paragraph"/>
    <w:next w:val="TextParagraph"/>
    <w:qFormat/>
    <w:rsid w:val="00F32099"/>
    <w:pPr>
      <w:keepNext/>
      <w:spacing w:before="100" w:after="100" w:line="250" w:lineRule="exact"/>
      <w:ind w:firstLine="432"/>
      <w:jc w:val="both"/>
    </w:pPr>
    <w:rPr>
      <w:rFonts w:ascii="Century Schoolbook" w:eastAsia="Times New Roman" w:hAnsi="Century Schoolbook" w:cs="Times New Roman"/>
      <w:sz w:val="21"/>
      <w:szCs w:val="24"/>
    </w:rPr>
  </w:style>
  <w:style w:type="paragraph" w:customStyle="1" w:styleId="TextHanging">
    <w:name w:val="Text Hanging"/>
    <w:next w:val="TextParagraph"/>
    <w:qFormat/>
    <w:rsid w:val="00F32099"/>
    <w:pPr>
      <w:spacing w:before="100" w:after="100" w:line="250" w:lineRule="exact"/>
      <w:ind w:left="432" w:hanging="432"/>
      <w:jc w:val="both"/>
    </w:pPr>
    <w:rPr>
      <w:rFonts w:ascii="Century Schoolbook" w:eastAsia="Times New Roman" w:hAnsi="Century Schoolbook" w:cs="Times New Roman"/>
      <w:sz w:val="21"/>
      <w:szCs w:val="24"/>
    </w:rPr>
  </w:style>
  <w:style w:type="paragraph" w:customStyle="1" w:styleId="TextHeadFlush">
    <w:name w:val="Text Head Flush"/>
    <w:next w:val="TextParagraph"/>
    <w:qFormat/>
    <w:rsid w:val="00F32099"/>
    <w:pPr>
      <w:keepNext/>
      <w:spacing w:before="100" w:after="100" w:line="250" w:lineRule="atLeast"/>
      <w:ind w:left="432" w:hanging="432"/>
      <w:jc w:val="both"/>
    </w:pPr>
    <w:rPr>
      <w:rFonts w:ascii="Century Schoolbook" w:eastAsia="Times New Roman" w:hAnsi="Century Schoolbook" w:cs="Times New Roman"/>
      <w:sz w:val="21"/>
      <w:szCs w:val="24"/>
    </w:rPr>
  </w:style>
  <w:style w:type="paragraph" w:customStyle="1" w:styleId="NoteHeadCenter">
    <w:name w:val="Note Head Center"/>
    <w:next w:val="NoteTextParagraph"/>
    <w:qFormat/>
    <w:rsid w:val="00F32099"/>
    <w:pPr>
      <w:keepNext/>
      <w:suppressAutoHyphens/>
      <w:spacing w:before="100" w:after="100" w:line="240" w:lineRule="exact"/>
      <w:jc w:val="center"/>
    </w:pPr>
    <w:rPr>
      <w:rFonts w:ascii="Century Schoolbook" w:eastAsia="Times New Roman" w:hAnsi="Century Schoolbook" w:cs="Times New Roman"/>
      <w:sz w:val="20"/>
      <w:szCs w:val="24"/>
    </w:rPr>
  </w:style>
  <w:style w:type="paragraph" w:customStyle="1" w:styleId="NoteTextFlush">
    <w:name w:val="Note Text Flush"/>
    <w:next w:val="NoteTextParagraph"/>
    <w:qFormat/>
    <w:rsid w:val="00F32099"/>
    <w:pPr>
      <w:spacing w:before="100" w:after="100" w:line="240" w:lineRule="exact"/>
      <w:jc w:val="both"/>
    </w:pPr>
    <w:rPr>
      <w:rFonts w:ascii="Century Schoolbook" w:eastAsia="Times New Roman" w:hAnsi="Century Schoolbook" w:cs="Times New Roman"/>
      <w:sz w:val="20"/>
      <w:szCs w:val="24"/>
    </w:rPr>
  </w:style>
  <w:style w:type="paragraph" w:customStyle="1" w:styleId="NoteHeadFlush">
    <w:name w:val="Note Head Flush"/>
    <w:next w:val="NoteTextParagraph"/>
    <w:qFormat/>
    <w:rsid w:val="00F32099"/>
    <w:pPr>
      <w:keepNext/>
      <w:spacing w:before="100" w:after="100" w:line="240" w:lineRule="exact"/>
      <w:ind w:left="432" w:hanging="432"/>
      <w:jc w:val="both"/>
    </w:pPr>
    <w:rPr>
      <w:rFonts w:ascii="Century Schoolbook" w:eastAsia="Times New Roman" w:hAnsi="Century Schoolbook" w:cs="Times New Roman"/>
      <w:sz w:val="20"/>
      <w:szCs w:val="24"/>
    </w:rPr>
  </w:style>
  <w:style w:type="paragraph" w:customStyle="1" w:styleId="NoteHeadParagraph">
    <w:name w:val="Note Head Paragraph"/>
    <w:next w:val="NoteTextParagraph"/>
    <w:qFormat/>
    <w:rsid w:val="00F32099"/>
    <w:pPr>
      <w:keepNext/>
      <w:spacing w:before="100" w:after="100" w:line="240" w:lineRule="exact"/>
      <w:ind w:firstLine="432"/>
      <w:jc w:val="both"/>
    </w:pPr>
    <w:rPr>
      <w:rFonts w:ascii="Century Schoolbook" w:eastAsia="Times New Roman" w:hAnsi="Century Schoolbook" w:cs="Times New Roman"/>
      <w:sz w:val="20"/>
      <w:szCs w:val="24"/>
    </w:rPr>
  </w:style>
  <w:style w:type="paragraph" w:customStyle="1" w:styleId="WTCB">
    <w:name w:val="W_TCB"/>
    <w:basedOn w:val="TextHeadCentered"/>
    <w:rsid w:val="00F32099"/>
    <w:pPr>
      <w:ind w:left="0" w:right="0"/>
    </w:pPr>
    <w:rPr>
      <w:b/>
    </w:rPr>
  </w:style>
  <w:style w:type="paragraph" w:customStyle="1" w:styleId="WTPB">
    <w:name w:val="W_TPB"/>
    <w:basedOn w:val="TextHeadParagraph"/>
    <w:rsid w:val="00F32099"/>
    <w:rPr>
      <w:b/>
    </w:rPr>
  </w:style>
  <w:style w:type="paragraph" w:customStyle="1" w:styleId="WTPI">
    <w:name w:val="W_TPI"/>
    <w:basedOn w:val="TextHeadParagraph"/>
    <w:rsid w:val="00F32099"/>
    <w:rPr>
      <w:i/>
    </w:rPr>
  </w:style>
  <w:style w:type="paragraph" w:customStyle="1" w:styleId="WTPBI">
    <w:name w:val="W_TPBI"/>
    <w:basedOn w:val="TextHeadParagraph"/>
    <w:rsid w:val="00F32099"/>
    <w:rPr>
      <w:b/>
      <w:i/>
    </w:rPr>
  </w:style>
  <w:style w:type="paragraph" w:customStyle="1" w:styleId="WTR1">
    <w:name w:val="W_TR1"/>
    <w:rsid w:val="00F32099"/>
    <w:pPr>
      <w:spacing w:after="200" w:line="250" w:lineRule="exact"/>
      <w:ind w:left="864" w:hanging="432"/>
    </w:pPr>
    <w:rPr>
      <w:rFonts w:ascii="Century Schoolbook" w:eastAsia="Times New Roman" w:hAnsi="Century Schoolbook" w:cs="Times New Roman"/>
      <w:sz w:val="21"/>
      <w:szCs w:val="24"/>
    </w:rPr>
  </w:style>
  <w:style w:type="paragraph" w:customStyle="1" w:styleId="WTR2">
    <w:name w:val="W_TR2"/>
    <w:basedOn w:val="WTR1"/>
    <w:rsid w:val="00F32099"/>
    <w:pPr>
      <w:ind w:left="1296"/>
    </w:pPr>
  </w:style>
  <w:style w:type="paragraph" w:customStyle="1" w:styleId="WTFB">
    <w:name w:val="W_TFB"/>
    <w:basedOn w:val="TextHeadFlush"/>
    <w:rsid w:val="00F32099"/>
    <w:rPr>
      <w:b/>
    </w:rPr>
  </w:style>
  <w:style w:type="paragraph" w:customStyle="1" w:styleId="WTFI">
    <w:name w:val="W_TFI"/>
    <w:basedOn w:val="WTFB"/>
    <w:rsid w:val="00F32099"/>
    <w:rPr>
      <w:b w:val="0"/>
      <w:i/>
    </w:rPr>
  </w:style>
  <w:style w:type="paragraph" w:customStyle="1" w:styleId="WTFI1">
    <w:name w:val="W_TFI1"/>
    <w:basedOn w:val="WTFI"/>
    <w:rsid w:val="00F32099"/>
    <w:pPr>
      <w:ind w:left="864"/>
    </w:pPr>
  </w:style>
  <w:style w:type="paragraph" w:customStyle="1" w:styleId="WTFBI">
    <w:name w:val="W_TFBI"/>
    <w:basedOn w:val="WTFB"/>
    <w:rsid w:val="00F32099"/>
    <w:rPr>
      <w:i/>
    </w:rPr>
  </w:style>
  <w:style w:type="paragraph" w:customStyle="1" w:styleId="WTFBI1">
    <w:name w:val="W_TFBI1"/>
    <w:basedOn w:val="WTFBI"/>
    <w:rsid w:val="00F32099"/>
    <w:pPr>
      <w:ind w:left="864"/>
    </w:pPr>
  </w:style>
  <w:style w:type="paragraph" w:customStyle="1" w:styleId="WTCI">
    <w:name w:val="W_TCI"/>
    <w:basedOn w:val="TextHeadCentered"/>
    <w:rsid w:val="00F32099"/>
    <w:pPr>
      <w:ind w:left="0" w:right="0"/>
    </w:pPr>
    <w:rPr>
      <w:i/>
    </w:rPr>
  </w:style>
  <w:style w:type="paragraph" w:customStyle="1" w:styleId="WTCCS">
    <w:name w:val="W_TCCS"/>
    <w:rsid w:val="00F32099"/>
    <w:pPr>
      <w:spacing w:before="100" w:after="100" w:line="250" w:lineRule="exact"/>
      <w:jc w:val="center"/>
    </w:pPr>
    <w:rPr>
      <w:rFonts w:ascii="Century Schoolbook" w:eastAsia="Times New Roman" w:hAnsi="Century Schoolbook" w:cs="Times New Roman"/>
      <w:smallCaps/>
      <w:sz w:val="21"/>
      <w:szCs w:val="24"/>
    </w:rPr>
  </w:style>
  <w:style w:type="paragraph" w:customStyle="1" w:styleId="WTCBI">
    <w:name w:val="W_TCBI"/>
    <w:basedOn w:val="TextHeadCentered"/>
    <w:rsid w:val="00F32099"/>
    <w:rPr>
      <w:b/>
      <w:i/>
    </w:rPr>
  </w:style>
  <w:style w:type="paragraph" w:customStyle="1" w:styleId="WN21">
    <w:name w:val="W_N21"/>
    <w:rsid w:val="00F32099"/>
    <w:pPr>
      <w:spacing w:before="100" w:after="100" w:line="240" w:lineRule="exact"/>
      <w:ind w:left="432" w:right="432" w:firstLine="432"/>
      <w:jc w:val="both"/>
    </w:pPr>
    <w:rPr>
      <w:rFonts w:ascii="Century Schoolbook" w:eastAsia="Times New Roman" w:hAnsi="Century Schoolbook" w:cs="Times New Roman"/>
      <w:sz w:val="20"/>
      <w:szCs w:val="24"/>
    </w:rPr>
  </w:style>
  <w:style w:type="paragraph" w:customStyle="1" w:styleId="WN32">
    <w:name w:val="W_N32"/>
    <w:rsid w:val="00F32099"/>
    <w:pPr>
      <w:spacing w:before="100" w:after="100" w:line="240" w:lineRule="exact"/>
      <w:ind w:left="864" w:right="432" w:firstLine="432"/>
      <w:jc w:val="both"/>
    </w:pPr>
    <w:rPr>
      <w:rFonts w:ascii="Century Schoolbook" w:eastAsia="Times New Roman" w:hAnsi="Century Schoolbook" w:cs="Times New Roman"/>
      <w:sz w:val="20"/>
      <w:szCs w:val="24"/>
    </w:rPr>
  </w:style>
  <w:style w:type="paragraph" w:customStyle="1" w:styleId="WN43">
    <w:name w:val="W_N43"/>
    <w:rsid w:val="00F32099"/>
    <w:pPr>
      <w:spacing w:before="100" w:after="100" w:line="240" w:lineRule="exact"/>
      <w:ind w:left="1296" w:right="432" w:firstLine="432"/>
      <w:jc w:val="both"/>
    </w:pPr>
    <w:rPr>
      <w:rFonts w:ascii="Century Schoolbook" w:eastAsia="Times New Roman" w:hAnsi="Century Schoolbook" w:cs="Times New Roman"/>
      <w:sz w:val="20"/>
      <w:szCs w:val="24"/>
    </w:rPr>
  </w:style>
  <w:style w:type="paragraph" w:customStyle="1" w:styleId="WN54">
    <w:name w:val="W_N54"/>
    <w:rsid w:val="00F32099"/>
    <w:pPr>
      <w:spacing w:before="100" w:after="100" w:line="240" w:lineRule="exact"/>
      <w:ind w:left="1728" w:right="432" w:firstLine="432"/>
      <w:jc w:val="both"/>
    </w:pPr>
    <w:rPr>
      <w:rFonts w:ascii="Century Schoolbook" w:eastAsia="Times New Roman" w:hAnsi="Century Schoolbook" w:cs="Times New Roman"/>
      <w:sz w:val="20"/>
      <w:szCs w:val="24"/>
    </w:rPr>
  </w:style>
  <w:style w:type="paragraph" w:customStyle="1" w:styleId="WN11">
    <w:name w:val="W_N11"/>
    <w:rsid w:val="00F32099"/>
    <w:pPr>
      <w:spacing w:before="100" w:after="100" w:line="240" w:lineRule="exact"/>
      <w:ind w:left="432" w:right="432"/>
      <w:jc w:val="both"/>
    </w:pPr>
    <w:rPr>
      <w:rFonts w:ascii="Century Schoolbook" w:eastAsia="Times New Roman" w:hAnsi="Century Schoolbook" w:cs="Times New Roman"/>
      <w:sz w:val="20"/>
      <w:szCs w:val="24"/>
    </w:rPr>
  </w:style>
  <w:style w:type="paragraph" w:customStyle="1" w:styleId="WN22">
    <w:name w:val="W_N22"/>
    <w:rsid w:val="00F32099"/>
    <w:pPr>
      <w:spacing w:before="100" w:after="100" w:line="240" w:lineRule="exact"/>
      <w:ind w:left="864" w:right="432"/>
      <w:jc w:val="both"/>
    </w:pPr>
    <w:rPr>
      <w:rFonts w:ascii="Century Schoolbook" w:eastAsia="Times New Roman" w:hAnsi="Century Schoolbook" w:cs="Times New Roman"/>
      <w:sz w:val="20"/>
      <w:szCs w:val="24"/>
    </w:rPr>
  </w:style>
  <w:style w:type="paragraph" w:customStyle="1" w:styleId="WN33">
    <w:name w:val="W_N33"/>
    <w:rsid w:val="00F32099"/>
    <w:pPr>
      <w:spacing w:before="100" w:after="100" w:line="240" w:lineRule="exact"/>
      <w:ind w:left="1296" w:right="432"/>
      <w:jc w:val="both"/>
    </w:pPr>
    <w:rPr>
      <w:rFonts w:ascii="Century Schoolbook" w:eastAsia="Times New Roman" w:hAnsi="Century Schoolbook" w:cs="Times New Roman"/>
      <w:sz w:val="20"/>
      <w:szCs w:val="24"/>
    </w:rPr>
  </w:style>
  <w:style w:type="paragraph" w:customStyle="1" w:styleId="WNCB">
    <w:name w:val="W_NCB"/>
    <w:basedOn w:val="NoteHeadCenter"/>
    <w:rsid w:val="00F32099"/>
    <w:rPr>
      <w:b/>
    </w:rPr>
  </w:style>
  <w:style w:type="paragraph" w:customStyle="1" w:styleId="WNCI">
    <w:name w:val="W_NCI"/>
    <w:basedOn w:val="WNCB"/>
    <w:rsid w:val="00F32099"/>
    <w:rPr>
      <w:b w:val="0"/>
      <w:i/>
    </w:rPr>
  </w:style>
  <w:style w:type="paragraph" w:customStyle="1" w:styleId="WNCCS">
    <w:name w:val="W_NCCS"/>
    <w:rsid w:val="00F32099"/>
    <w:pPr>
      <w:spacing w:before="100" w:after="100" w:line="240" w:lineRule="exact"/>
      <w:jc w:val="center"/>
    </w:pPr>
    <w:rPr>
      <w:rFonts w:ascii="Century Schoolbook" w:eastAsia="Times New Roman" w:hAnsi="Century Schoolbook" w:cs="Times New Roman"/>
      <w:smallCaps/>
      <w:sz w:val="20"/>
      <w:szCs w:val="24"/>
    </w:rPr>
  </w:style>
  <w:style w:type="paragraph" w:customStyle="1" w:styleId="WNCBI">
    <w:name w:val="W_NCBI"/>
    <w:basedOn w:val="NoteHeadCenter"/>
    <w:rsid w:val="00F32099"/>
    <w:rPr>
      <w:b/>
      <w:i/>
    </w:rPr>
  </w:style>
  <w:style w:type="paragraph" w:customStyle="1" w:styleId="WNFB">
    <w:name w:val="W_NFB"/>
    <w:basedOn w:val="NoteHeadFlush"/>
    <w:rsid w:val="00F32099"/>
    <w:rPr>
      <w:b/>
    </w:rPr>
  </w:style>
  <w:style w:type="paragraph" w:customStyle="1" w:styleId="WNFI">
    <w:name w:val="W_NFI"/>
    <w:basedOn w:val="WNFB"/>
    <w:rsid w:val="00F32099"/>
    <w:rPr>
      <w:b w:val="0"/>
      <w:i/>
    </w:rPr>
  </w:style>
  <w:style w:type="paragraph" w:customStyle="1" w:styleId="WNFB1">
    <w:name w:val="W_NFB1"/>
    <w:basedOn w:val="WNFB"/>
    <w:rsid w:val="00F32099"/>
    <w:pPr>
      <w:ind w:left="864"/>
    </w:pPr>
  </w:style>
  <w:style w:type="paragraph" w:customStyle="1" w:styleId="WNPB">
    <w:name w:val="W_NPB"/>
    <w:basedOn w:val="NoteHeadParagraph"/>
    <w:rsid w:val="00F32099"/>
    <w:rPr>
      <w:b/>
    </w:rPr>
  </w:style>
  <w:style w:type="paragraph" w:customStyle="1" w:styleId="WNPI">
    <w:name w:val="W_NPI"/>
    <w:basedOn w:val="WNPB"/>
    <w:rsid w:val="00F32099"/>
    <w:pPr>
      <w:keepNext w:val="0"/>
      <w:spacing w:before="0" w:after="200"/>
      <w:jc w:val="left"/>
    </w:pPr>
    <w:rPr>
      <w:b w:val="0"/>
      <w:i/>
    </w:rPr>
  </w:style>
  <w:style w:type="paragraph" w:styleId="FootnoteText">
    <w:name w:val="footnote text"/>
    <w:next w:val="FNTextFlush"/>
    <w:link w:val="FootnoteTextChar"/>
    <w:uiPriority w:val="99"/>
    <w:unhideWhenUsed/>
    <w:rsid w:val="00F32099"/>
    <w:pPr>
      <w:tabs>
        <w:tab w:val="left" w:pos="576"/>
      </w:tabs>
      <w:spacing w:after="200" w:line="180" w:lineRule="exact"/>
      <w:ind w:firstLine="331"/>
    </w:pPr>
    <w:rPr>
      <w:rFonts w:ascii="Century Schoolbook" w:eastAsia="Times New Roman" w:hAnsi="Century Schoolbook" w:cs="Times New Roman"/>
      <w:sz w:val="16"/>
      <w:szCs w:val="20"/>
    </w:rPr>
  </w:style>
  <w:style w:type="character" w:customStyle="1" w:styleId="FootnoteTextChar">
    <w:name w:val="Footnote Text Char"/>
    <w:basedOn w:val="DefaultParagraphFont"/>
    <w:link w:val="FootnoteText"/>
    <w:uiPriority w:val="99"/>
    <w:rsid w:val="00F32099"/>
    <w:rPr>
      <w:rFonts w:ascii="Century Schoolbook" w:eastAsia="Times New Roman" w:hAnsi="Century Schoolbook" w:cs="Times New Roman"/>
      <w:sz w:val="16"/>
      <w:szCs w:val="20"/>
    </w:rPr>
  </w:style>
  <w:style w:type="character" w:styleId="FootnoteReference">
    <w:name w:val="footnote reference"/>
    <w:basedOn w:val="DefaultParagraphFont"/>
    <w:uiPriority w:val="99"/>
    <w:unhideWhenUsed/>
    <w:rsid w:val="00F32099"/>
    <w:rPr>
      <w:rFonts w:ascii="Century Schoolbook" w:hAnsi="Century Schoolbook"/>
      <w:b/>
      <w:vertAlign w:val="superscript"/>
    </w:rPr>
  </w:style>
  <w:style w:type="paragraph" w:customStyle="1" w:styleId="FNTextFlush">
    <w:name w:val="FN Text Flush"/>
    <w:basedOn w:val="FootnoteText"/>
    <w:next w:val="FNPara"/>
    <w:qFormat/>
    <w:rsid w:val="00F32099"/>
    <w:pPr>
      <w:spacing w:after="40"/>
      <w:ind w:firstLine="0"/>
      <w:jc w:val="both"/>
    </w:pPr>
  </w:style>
  <w:style w:type="paragraph" w:customStyle="1" w:styleId="FNFloatingFlush">
    <w:name w:val="FN Floating Flush"/>
    <w:next w:val="FNPara"/>
    <w:qFormat/>
    <w:rsid w:val="00F32099"/>
    <w:pPr>
      <w:spacing w:after="200" w:line="180" w:lineRule="exact"/>
    </w:pPr>
    <w:rPr>
      <w:rFonts w:ascii="Century Schoolbook" w:eastAsia="Times New Roman" w:hAnsi="Century Schoolbook" w:cs="Times New Roman"/>
      <w:sz w:val="16"/>
      <w:szCs w:val="24"/>
    </w:rPr>
  </w:style>
  <w:style w:type="paragraph" w:customStyle="1" w:styleId="AnalysisHead">
    <w:name w:val="Analysis Head"/>
    <w:next w:val="AnalysisSecHead"/>
    <w:qFormat/>
    <w:rsid w:val="00F32099"/>
    <w:pPr>
      <w:suppressAutoHyphens/>
      <w:spacing w:before="240" w:after="120" w:line="220" w:lineRule="exact"/>
      <w:jc w:val="center"/>
    </w:pPr>
    <w:rPr>
      <w:rFonts w:ascii="Century Schoolbook" w:eastAsia="Times New Roman" w:hAnsi="Century Schoolbook" w:cs="Times New Roman"/>
      <w:i/>
      <w:sz w:val="18"/>
      <w:szCs w:val="24"/>
    </w:rPr>
  </w:style>
  <w:style w:type="paragraph" w:customStyle="1" w:styleId="AnalysisSecHead">
    <w:name w:val="Analysis Sec Head"/>
    <w:next w:val="AnalysisLine"/>
    <w:qFormat/>
    <w:rsid w:val="00F32099"/>
    <w:pPr>
      <w:spacing w:before="160" w:after="80" w:line="220" w:lineRule="exact"/>
    </w:pPr>
    <w:rPr>
      <w:rFonts w:ascii="Century Schoolbook" w:eastAsia="Times New Roman" w:hAnsi="Century Schoolbook" w:cs="Times New Roman"/>
      <w:b/>
      <w:sz w:val="18"/>
      <w:szCs w:val="24"/>
    </w:rPr>
  </w:style>
  <w:style w:type="paragraph" w:customStyle="1" w:styleId="AnalysisLine">
    <w:name w:val="Analysis Line"/>
    <w:qFormat/>
    <w:rsid w:val="00F32099"/>
    <w:pPr>
      <w:spacing w:after="40" w:line="220" w:lineRule="exact"/>
      <w:ind w:left="864" w:hanging="864"/>
    </w:pPr>
    <w:rPr>
      <w:rFonts w:ascii="Century Schoolbook" w:eastAsia="Times New Roman" w:hAnsi="Century Schoolbook" w:cs="Times New Roman"/>
      <w:sz w:val="18"/>
      <w:szCs w:val="24"/>
    </w:rPr>
  </w:style>
  <w:style w:type="paragraph" w:customStyle="1" w:styleId="InstructionLine">
    <w:name w:val="Instruction Line"/>
    <w:next w:val="TextParagraph"/>
    <w:qFormat/>
    <w:rsid w:val="00F32099"/>
    <w:pPr>
      <w:keepNext/>
      <w:spacing w:after="200" w:line="260" w:lineRule="exact"/>
      <w:ind w:left="432" w:hanging="432"/>
      <w:jc w:val="both"/>
    </w:pPr>
    <w:rPr>
      <w:rFonts w:ascii="Century Schoolbook" w:eastAsia="Times New Roman" w:hAnsi="Century Schoolbook" w:cs="Times New Roman"/>
      <w:b/>
      <w:szCs w:val="24"/>
    </w:rPr>
  </w:style>
  <w:style w:type="paragraph" w:customStyle="1" w:styleId="SourceLine">
    <w:name w:val="Source Line"/>
    <w:next w:val="TextParagraph"/>
    <w:qFormat/>
    <w:rsid w:val="00F32099"/>
    <w:pPr>
      <w:spacing w:after="200" w:line="200" w:lineRule="atLeast"/>
      <w:jc w:val="center"/>
    </w:pPr>
    <w:rPr>
      <w:rFonts w:ascii="Century Schoolbook" w:eastAsia="Times New Roman" w:hAnsi="Century Schoolbook" w:cs="Times New Roman"/>
      <w:sz w:val="18"/>
      <w:szCs w:val="24"/>
    </w:rPr>
  </w:style>
  <w:style w:type="paragraph" w:customStyle="1" w:styleId="FormTextParagraph">
    <w:name w:val="Form Text Paragraph"/>
    <w:qFormat/>
    <w:rsid w:val="00F32099"/>
    <w:pPr>
      <w:spacing w:before="100" w:after="100" w:line="260" w:lineRule="exact"/>
      <w:ind w:firstLine="432"/>
      <w:jc w:val="both"/>
    </w:pPr>
    <w:rPr>
      <w:rFonts w:ascii="Garamond" w:eastAsia="Times New Roman" w:hAnsi="Garamond" w:cs="Times New Roman"/>
      <w:szCs w:val="24"/>
    </w:rPr>
  </w:style>
  <w:style w:type="paragraph" w:customStyle="1" w:styleId="FormHeadCentered">
    <w:name w:val="Form Head Centered"/>
    <w:basedOn w:val="FormTextParagraph"/>
    <w:next w:val="FormTextParagraph"/>
    <w:qFormat/>
    <w:rsid w:val="00F32099"/>
    <w:pPr>
      <w:keepNext/>
      <w:suppressAutoHyphens/>
      <w:jc w:val="center"/>
    </w:pPr>
  </w:style>
  <w:style w:type="paragraph" w:customStyle="1" w:styleId="FormTextFlush">
    <w:name w:val="Form Text Flush"/>
    <w:basedOn w:val="FormTextParagraph"/>
    <w:next w:val="FormTextParagraph"/>
    <w:qFormat/>
    <w:rsid w:val="00F32099"/>
    <w:pPr>
      <w:ind w:firstLine="0"/>
    </w:pPr>
  </w:style>
  <w:style w:type="paragraph" w:styleId="BlockText">
    <w:name w:val="Block Text"/>
    <w:basedOn w:val="Normal"/>
    <w:uiPriority w:val="99"/>
    <w:unhideWhenUsed/>
    <w:rsid w:val="00F32099"/>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eastAsiaTheme="minorEastAsia" w:hAnsiTheme="minorHAnsi" w:cstheme="minorBidi"/>
      <w:i/>
      <w:iCs/>
      <w:color w:val="4472C4" w:themeColor="accent1"/>
    </w:rPr>
  </w:style>
  <w:style w:type="paragraph" w:customStyle="1" w:styleId="IndexTopicHead">
    <w:name w:val="Index Topic Head"/>
    <w:basedOn w:val="Normal"/>
    <w:next w:val="IndexTopicSubhead"/>
    <w:qFormat/>
    <w:rsid w:val="00F32099"/>
    <w:pPr>
      <w:keepNext/>
      <w:suppressAutoHyphens/>
      <w:spacing w:before="120" w:line="180" w:lineRule="exact"/>
      <w:ind w:left="432" w:hanging="432"/>
    </w:pPr>
    <w:rPr>
      <w:rFonts w:ascii="Century Schoolbook" w:hAnsi="Century Schoolbook"/>
      <w:b/>
      <w:caps/>
    </w:rPr>
  </w:style>
  <w:style w:type="paragraph" w:customStyle="1" w:styleId="IndexTopicSubhead">
    <w:name w:val="Index Topic Subhead"/>
    <w:basedOn w:val="IndexTopicHead"/>
    <w:qFormat/>
    <w:rsid w:val="00F32099"/>
    <w:pPr>
      <w:keepNext w:val="0"/>
      <w:spacing w:before="0"/>
    </w:pPr>
    <w:rPr>
      <w:b w:val="0"/>
      <w:caps w:val="0"/>
    </w:rPr>
  </w:style>
  <w:style w:type="paragraph" w:customStyle="1" w:styleId="WECB">
    <w:name w:val="W_ECB"/>
    <w:rsid w:val="00F32099"/>
    <w:pPr>
      <w:spacing w:after="200" w:line="200" w:lineRule="exact"/>
      <w:jc w:val="center"/>
    </w:pPr>
    <w:rPr>
      <w:rFonts w:ascii="Century Schoolbook" w:eastAsia="Times New Roman" w:hAnsi="Century Schoolbook" w:cs="Times New Roman"/>
      <w:b/>
      <w:sz w:val="18"/>
      <w:szCs w:val="24"/>
    </w:rPr>
  </w:style>
  <w:style w:type="paragraph" w:customStyle="1" w:styleId="WECR">
    <w:name w:val="W_ECR"/>
    <w:rsid w:val="00F32099"/>
    <w:pPr>
      <w:spacing w:after="200" w:line="200" w:lineRule="exact"/>
      <w:jc w:val="center"/>
    </w:pPr>
    <w:rPr>
      <w:rFonts w:ascii="Century Schoolbook" w:eastAsia="Times New Roman" w:hAnsi="Century Schoolbook" w:cs="Times New Roman"/>
      <w:sz w:val="18"/>
      <w:szCs w:val="24"/>
    </w:rPr>
  </w:style>
  <w:style w:type="paragraph" w:customStyle="1" w:styleId="WECI">
    <w:name w:val="W_ECI"/>
    <w:basedOn w:val="WECR"/>
    <w:rsid w:val="00F32099"/>
    <w:rPr>
      <w:i/>
    </w:rPr>
  </w:style>
  <w:style w:type="paragraph" w:customStyle="1" w:styleId="WEF">
    <w:name w:val="W_EF"/>
    <w:rsid w:val="00F32099"/>
    <w:pPr>
      <w:spacing w:after="200" w:line="200" w:lineRule="exact"/>
    </w:pPr>
    <w:rPr>
      <w:rFonts w:ascii="Century Schoolbook" w:eastAsia="Times New Roman" w:hAnsi="Century Schoolbook" w:cs="Times New Roman"/>
      <w:sz w:val="18"/>
      <w:szCs w:val="24"/>
    </w:rPr>
  </w:style>
  <w:style w:type="paragraph" w:customStyle="1" w:styleId="WE11">
    <w:name w:val="W_E11"/>
    <w:rsid w:val="00F32099"/>
    <w:pPr>
      <w:spacing w:after="200" w:line="200" w:lineRule="exact"/>
      <w:ind w:left="432" w:right="432"/>
    </w:pPr>
    <w:rPr>
      <w:rFonts w:ascii="Century Schoolbook" w:eastAsia="Times New Roman" w:hAnsi="Century Schoolbook" w:cs="Times New Roman"/>
      <w:sz w:val="18"/>
      <w:szCs w:val="24"/>
    </w:rPr>
  </w:style>
  <w:style w:type="paragraph" w:customStyle="1" w:styleId="WE22">
    <w:name w:val="W_E22"/>
    <w:basedOn w:val="WE11"/>
    <w:rsid w:val="00F32099"/>
    <w:pPr>
      <w:ind w:left="864"/>
    </w:pPr>
  </w:style>
  <w:style w:type="paragraph" w:customStyle="1" w:styleId="WE33">
    <w:name w:val="W_E33"/>
    <w:basedOn w:val="WE22"/>
    <w:rsid w:val="00F32099"/>
    <w:pPr>
      <w:ind w:left="1296"/>
    </w:pPr>
  </w:style>
  <w:style w:type="paragraph" w:customStyle="1" w:styleId="WJCB">
    <w:name w:val="W_JCB"/>
    <w:rsid w:val="00F32099"/>
    <w:pPr>
      <w:spacing w:after="200" w:line="260" w:lineRule="exact"/>
      <w:jc w:val="center"/>
    </w:pPr>
    <w:rPr>
      <w:rFonts w:ascii="Garamond" w:eastAsia="Times New Roman" w:hAnsi="Garamond" w:cs="Times New Roman"/>
      <w:b/>
      <w:szCs w:val="24"/>
    </w:rPr>
  </w:style>
  <w:style w:type="paragraph" w:customStyle="1" w:styleId="WJCI">
    <w:name w:val="W_JCI"/>
    <w:basedOn w:val="WJCB"/>
    <w:rsid w:val="00F32099"/>
    <w:rPr>
      <w:b w:val="0"/>
      <w:i/>
    </w:rPr>
  </w:style>
  <w:style w:type="paragraph" w:customStyle="1" w:styleId="WJ11">
    <w:name w:val="W_J11"/>
    <w:rsid w:val="00F32099"/>
    <w:pPr>
      <w:spacing w:after="200" w:line="260" w:lineRule="exact"/>
      <w:ind w:left="432"/>
    </w:pPr>
    <w:rPr>
      <w:rFonts w:ascii="Garamond" w:eastAsia="Times New Roman" w:hAnsi="Garamond" w:cs="Times New Roman"/>
      <w:szCs w:val="24"/>
    </w:rPr>
  </w:style>
  <w:style w:type="paragraph" w:customStyle="1" w:styleId="WJ22">
    <w:name w:val="W_J22"/>
    <w:basedOn w:val="WJ11"/>
    <w:rsid w:val="00F32099"/>
    <w:pPr>
      <w:ind w:left="864"/>
    </w:pPr>
  </w:style>
  <w:style w:type="paragraph" w:customStyle="1" w:styleId="WJ33">
    <w:name w:val="W_J33"/>
    <w:basedOn w:val="WJ22"/>
    <w:rsid w:val="00F32099"/>
    <w:pPr>
      <w:ind w:left="1296"/>
    </w:pPr>
  </w:style>
  <w:style w:type="paragraph" w:customStyle="1" w:styleId="WP">
    <w:name w:val="W_P"/>
    <w:rsid w:val="00F32099"/>
    <w:pPr>
      <w:spacing w:after="200" w:line="240" w:lineRule="exact"/>
      <w:ind w:firstLine="432"/>
    </w:pPr>
    <w:rPr>
      <w:rFonts w:ascii="Garamond" w:eastAsia="Times New Roman" w:hAnsi="Garamond" w:cs="Times New Roman"/>
      <w:sz w:val="20"/>
      <w:szCs w:val="24"/>
    </w:rPr>
  </w:style>
  <w:style w:type="paragraph" w:customStyle="1" w:styleId="WPF">
    <w:name w:val="W_PF"/>
    <w:basedOn w:val="WP"/>
    <w:rsid w:val="00F32099"/>
    <w:pPr>
      <w:ind w:firstLine="0"/>
    </w:pPr>
  </w:style>
  <w:style w:type="paragraph" w:customStyle="1" w:styleId="WP11">
    <w:name w:val="W_P11"/>
    <w:basedOn w:val="WPF"/>
    <w:rsid w:val="00F32099"/>
    <w:pPr>
      <w:ind w:left="432" w:right="432"/>
    </w:pPr>
  </w:style>
  <w:style w:type="paragraph" w:customStyle="1" w:styleId="WP21">
    <w:name w:val="W_P21"/>
    <w:basedOn w:val="WP11"/>
    <w:rsid w:val="00F32099"/>
    <w:pPr>
      <w:ind w:firstLine="432"/>
    </w:pPr>
  </w:style>
  <w:style w:type="paragraph" w:customStyle="1" w:styleId="WGHC">
    <w:name w:val="W_GHC"/>
    <w:rsid w:val="00F32099"/>
    <w:pPr>
      <w:spacing w:after="200" w:line="400" w:lineRule="exact"/>
      <w:jc w:val="center"/>
    </w:pPr>
    <w:rPr>
      <w:rFonts w:ascii="Century Schoolbook" w:eastAsia="Times New Roman" w:hAnsi="Century Schoolbook" w:cs="Times New Roman"/>
      <w:b/>
      <w:smallCaps/>
      <w:sz w:val="36"/>
      <w:szCs w:val="24"/>
    </w:rPr>
  </w:style>
  <w:style w:type="paragraph" w:customStyle="1" w:styleId="WGCC">
    <w:name w:val="W_GCC"/>
    <w:basedOn w:val="WGHC"/>
    <w:rsid w:val="00F32099"/>
    <w:pPr>
      <w:spacing w:line="200" w:lineRule="exact"/>
    </w:pPr>
    <w:rPr>
      <w:sz w:val="18"/>
    </w:rPr>
  </w:style>
  <w:style w:type="paragraph" w:customStyle="1" w:styleId="WIR1">
    <w:name w:val="W_IR1"/>
    <w:rsid w:val="00F32099"/>
    <w:pPr>
      <w:spacing w:after="0" w:line="180" w:lineRule="exact"/>
      <w:ind w:left="864" w:hanging="432"/>
    </w:pPr>
    <w:rPr>
      <w:rFonts w:ascii="Century Schoolbook" w:eastAsia="Times New Roman" w:hAnsi="Century Schoolbook" w:cs="Times New Roman"/>
      <w:sz w:val="16"/>
      <w:szCs w:val="24"/>
    </w:rPr>
  </w:style>
  <w:style w:type="paragraph" w:customStyle="1" w:styleId="WIR2">
    <w:name w:val="W_IR2"/>
    <w:basedOn w:val="WIR1"/>
    <w:rsid w:val="00F32099"/>
    <w:pPr>
      <w:ind w:left="1296"/>
    </w:pPr>
  </w:style>
  <w:style w:type="paragraph" w:customStyle="1" w:styleId="WIR3">
    <w:name w:val="W_IR3"/>
    <w:basedOn w:val="WIR2"/>
    <w:rsid w:val="00F32099"/>
    <w:pPr>
      <w:ind w:left="2160"/>
    </w:pPr>
  </w:style>
  <w:style w:type="paragraph" w:customStyle="1" w:styleId="WIR4">
    <w:name w:val="W_IR4"/>
    <w:basedOn w:val="WIR3"/>
    <w:rsid w:val="00F32099"/>
    <w:pPr>
      <w:ind w:left="2592"/>
    </w:pPr>
  </w:style>
  <w:style w:type="paragraph" w:customStyle="1" w:styleId="IndexLetter">
    <w:name w:val="Index Letter"/>
    <w:next w:val="IndexTopicHead"/>
    <w:qFormat/>
    <w:rsid w:val="00F32099"/>
    <w:pPr>
      <w:keepNext/>
      <w:spacing w:after="200" w:line="520" w:lineRule="exact"/>
      <w:jc w:val="center"/>
    </w:pPr>
    <w:rPr>
      <w:rFonts w:ascii="Century Schoolbook" w:eastAsia="Times New Roman" w:hAnsi="Century Schoolbook" w:cs="Times New Roman"/>
      <w:b/>
      <w:sz w:val="24"/>
      <w:szCs w:val="24"/>
    </w:rPr>
  </w:style>
  <w:style w:type="paragraph" w:customStyle="1" w:styleId="WDIVB">
    <w:name w:val="W_DIVB"/>
    <w:next w:val="TextParagraph"/>
    <w:qFormat/>
    <w:rsid w:val="00F32099"/>
    <w:pPr>
      <w:spacing w:after="240" w:line="276" w:lineRule="auto"/>
      <w:jc w:val="center"/>
    </w:pPr>
    <w:rPr>
      <w:rFonts w:ascii="Century Schoolbook" w:eastAsia="Times New Roman" w:hAnsi="Century Schoolbook" w:cs="Times New Roman"/>
      <w:smallCaps/>
      <w:sz w:val="20"/>
      <w:szCs w:val="24"/>
    </w:rPr>
  </w:style>
  <w:style w:type="paragraph" w:customStyle="1" w:styleId="IgnoredStyle">
    <w:name w:val="Ignored Style"/>
    <w:qFormat/>
    <w:rsid w:val="00F32099"/>
    <w:pPr>
      <w:spacing w:after="0" w:line="180" w:lineRule="exact"/>
    </w:pPr>
    <w:rPr>
      <w:rFonts w:ascii="Century Schoolbook" w:hAnsi="Century Schoolbook"/>
      <w:sz w:val="16"/>
    </w:rPr>
  </w:style>
  <w:style w:type="paragraph" w:customStyle="1" w:styleId="FrontMatterHeading">
    <w:name w:val="Front Matter Heading"/>
    <w:basedOn w:val="PrefaceHeading"/>
    <w:qFormat/>
    <w:rsid w:val="00F32099"/>
    <w:pPr>
      <w:suppressAutoHyphens/>
    </w:pPr>
  </w:style>
  <w:style w:type="paragraph" w:customStyle="1" w:styleId="WRH">
    <w:name w:val="W_RH"/>
    <w:link w:val="WRHChar"/>
    <w:qFormat/>
    <w:rsid w:val="00F32099"/>
    <w:pPr>
      <w:spacing w:after="200" w:line="276" w:lineRule="auto"/>
      <w:jc w:val="center"/>
    </w:pPr>
    <w:rPr>
      <w:rFonts w:ascii="Century Schoolbook" w:eastAsia="Times New Roman" w:hAnsi="Century Schoolbook" w:cs="Times New Roman"/>
      <w:b/>
      <w:bCs/>
      <w:sz w:val="20"/>
      <w:szCs w:val="24"/>
    </w:rPr>
  </w:style>
  <w:style w:type="paragraph" w:customStyle="1" w:styleId="WCPI">
    <w:name w:val="W_CPI"/>
    <w:link w:val="WCPIChar"/>
    <w:rsid w:val="00F32099"/>
    <w:pPr>
      <w:spacing w:after="200" w:line="276" w:lineRule="auto"/>
    </w:pPr>
    <w:rPr>
      <w:rFonts w:ascii="Century Schoolbook" w:eastAsia="Times New Roman" w:hAnsi="Century Schoolbook" w:cs="Times New Roman"/>
      <w:b/>
      <w:bCs/>
      <w:sz w:val="21"/>
      <w:szCs w:val="24"/>
    </w:rPr>
  </w:style>
  <w:style w:type="paragraph" w:customStyle="1" w:styleId="AbouttheAuthorHeading">
    <w:name w:val="About the Author Heading"/>
    <w:basedOn w:val="FrontMatterHeading"/>
    <w:qFormat/>
    <w:rsid w:val="00F32099"/>
  </w:style>
  <w:style w:type="paragraph" w:customStyle="1" w:styleId="ForewordHeading">
    <w:name w:val="Foreword Heading"/>
    <w:basedOn w:val="FrontMatterHeading"/>
    <w:qFormat/>
    <w:rsid w:val="00F32099"/>
  </w:style>
  <w:style w:type="paragraph" w:customStyle="1" w:styleId="IntroductionHeading">
    <w:name w:val="Introduction Heading"/>
    <w:basedOn w:val="FrontMatterHeading"/>
    <w:qFormat/>
    <w:rsid w:val="00F32099"/>
  </w:style>
  <w:style w:type="paragraph" w:customStyle="1" w:styleId="PrefacetoEditionHeading">
    <w:name w:val="Preface to Edition Heading"/>
    <w:basedOn w:val="FrontMatterHeading"/>
    <w:qFormat/>
    <w:rsid w:val="00F32099"/>
  </w:style>
  <w:style w:type="paragraph" w:customStyle="1" w:styleId="SummaryofContentsHeading">
    <w:name w:val="Summary of Contents Heading"/>
    <w:basedOn w:val="FrontMatterHeading"/>
    <w:qFormat/>
    <w:rsid w:val="00F32099"/>
  </w:style>
  <w:style w:type="paragraph" w:customStyle="1" w:styleId="TableofAuthoritiesHeading">
    <w:name w:val="Table of Authorities Heading"/>
    <w:basedOn w:val="FrontMatterHeading"/>
    <w:qFormat/>
    <w:rsid w:val="00F32099"/>
  </w:style>
  <w:style w:type="paragraph" w:customStyle="1" w:styleId="TableofCasesHeading">
    <w:name w:val="Table of Cases Heading"/>
    <w:basedOn w:val="FrontMatterHeading"/>
    <w:qFormat/>
    <w:rsid w:val="00F32099"/>
  </w:style>
  <w:style w:type="paragraph" w:customStyle="1" w:styleId="TableofContentsHeading">
    <w:name w:val="Table of Contents Heading"/>
    <w:basedOn w:val="FrontMatterHeading"/>
    <w:qFormat/>
    <w:rsid w:val="00F32099"/>
  </w:style>
  <w:style w:type="paragraph" w:customStyle="1" w:styleId="TableofRegulationsHeading">
    <w:name w:val="Table of Regulations Heading"/>
    <w:basedOn w:val="FrontMatterHeading"/>
    <w:qFormat/>
    <w:rsid w:val="00F32099"/>
  </w:style>
  <w:style w:type="paragraph" w:customStyle="1" w:styleId="TableofRulesHeading">
    <w:name w:val="Table of Rules Heading"/>
    <w:basedOn w:val="FrontMatterHeading"/>
    <w:qFormat/>
    <w:rsid w:val="00F32099"/>
  </w:style>
  <w:style w:type="paragraph" w:customStyle="1" w:styleId="TableofStatutesHeading">
    <w:name w:val="Table of Statutes Heading"/>
    <w:basedOn w:val="FrontMatterHeading"/>
    <w:qFormat/>
    <w:rsid w:val="00F32099"/>
  </w:style>
  <w:style w:type="character" w:customStyle="1" w:styleId="WRHChar">
    <w:name w:val="W_RH Char"/>
    <w:basedOn w:val="DefaultParagraphFont"/>
    <w:link w:val="WRH"/>
    <w:rsid w:val="00F32099"/>
    <w:rPr>
      <w:rFonts w:ascii="Century Schoolbook" w:eastAsia="Times New Roman" w:hAnsi="Century Schoolbook" w:cs="Times New Roman"/>
      <w:b/>
      <w:bCs/>
      <w:sz w:val="20"/>
      <w:szCs w:val="24"/>
    </w:rPr>
  </w:style>
  <w:style w:type="character" w:customStyle="1" w:styleId="WCPIChar">
    <w:name w:val="W_CPI Char"/>
    <w:basedOn w:val="DefaultParagraphFont"/>
    <w:link w:val="WCPI"/>
    <w:rsid w:val="00F32099"/>
    <w:rPr>
      <w:rFonts w:ascii="Century Schoolbook" w:eastAsia="Times New Roman" w:hAnsi="Century Schoolbook" w:cs="Times New Roman"/>
      <w:b/>
      <w:bCs/>
      <w:sz w:val="21"/>
      <w:szCs w:val="24"/>
    </w:rPr>
  </w:style>
  <w:style w:type="paragraph" w:customStyle="1" w:styleId="WNL1">
    <w:name w:val="W_NL1"/>
    <w:rsid w:val="00F32099"/>
    <w:pPr>
      <w:spacing w:after="200" w:line="240" w:lineRule="exact"/>
      <w:jc w:val="both"/>
    </w:pPr>
    <w:rPr>
      <w:rFonts w:ascii="Century Schoolbook" w:eastAsia="Times New Roman" w:hAnsi="Century Schoolbook" w:cs="Times New Roman"/>
      <w:sz w:val="20"/>
      <w:szCs w:val="24"/>
    </w:rPr>
  </w:style>
  <w:style w:type="paragraph" w:customStyle="1" w:styleId="NoteList">
    <w:name w:val="Note List"/>
    <w:qFormat/>
    <w:rsid w:val="00F32099"/>
    <w:pPr>
      <w:spacing w:after="200" w:line="240" w:lineRule="exact"/>
      <w:jc w:val="both"/>
    </w:pPr>
    <w:rPr>
      <w:rFonts w:ascii="Century Schoolbook" w:eastAsia="Times New Roman" w:hAnsi="Century Schoolbook" w:cs="Times New Roman"/>
      <w:sz w:val="20"/>
      <w:szCs w:val="24"/>
    </w:rPr>
  </w:style>
  <w:style w:type="paragraph" w:customStyle="1" w:styleId="WNL2">
    <w:name w:val="W_NL2"/>
    <w:basedOn w:val="WNL1"/>
    <w:rsid w:val="00F32099"/>
    <w:pPr>
      <w:ind w:left="432"/>
    </w:pPr>
  </w:style>
  <w:style w:type="paragraph" w:customStyle="1" w:styleId="WNL3">
    <w:name w:val="W_NL3"/>
    <w:basedOn w:val="WNL2"/>
    <w:rsid w:val="00F32099"/>
    <w:pPr>
      <w:ind w:left="864"/>
    </w:pPr>
  </w:style>
  <w:style w:type="paragraph" w:customStyle="1" w:styleId="TextList">
    <w:name w:val="Text List"/>
    <w:qFormat/>
    <w:rsid w:val="00F32099"/>
    <w:pPr>
      <w:spacing w:before="100" w:after="100" w:line="250" w:lineRule="exact"/>
      <w:jc w:val="both"/>
    </w:pPr>
    <w:rPr>
      <w:rFonts w:ascii="Century Schoolbook" w:eastAsia="Times New Roman" w:hAnsi="Century Schoolbook" w:cs="Times New Roman"/>
      <w:sz w:val="21"/>
      <w:szCs w:val="24"/>
    </w:rPr>
  </w:style>
  <w:style w:type="paragraph" w:customStyle="1" w:styleId="WTL1">
    <w:name w:val="W_TL1"/>
    <w:basedOn w:val="TextList"/>
    <w:rsid w:val="00F32099"/>
    <w:pPr>
      <w:ind w:left="864" w:hanging="432"/>
    </w:pPr>
  </w:style>
  <w:style w:type="paragraph" w:customStyle="1" w:styleId="WTL2">
    <w:name w:val="W_TL2"/>
    <w:basedOn w:val="WTL1"/>
    <w:rsid w:val="00F32099"/>
  </w:style>
  <w:style w:type="paragraph" w:customStyle="1" w:styleId="WTL3">
    <w:name w:val="W_TL3"/>
    <w:basedOn w:val="WTL2"/>
    <w:rsid w:val="00F32099"/>
    <w:pPr>
      <w:ind w:left="1296"/>
    </w:pPr>
  </w:style>
  <w:style w:type="paragraph" w:customStyle="1" w:styleId="Center3Dots">
    <w:name w:val="Center 3 Dots"/>
    <w:basedOn w:val="Normal"/>
    <w:next w:val="TextParagraph"/>
    <w:qFormat/>
    <w:rsid w:val="00F32099"/>
    <w:pPr>
      <w:spacing w:before="100" w:after="100" w:line="276" w:lineRule="auto"/>
      <w:jc w:val="center"/>
    </w:pPr>
    <w:rPr>
      <w:rFonts w:ascii="Century Schoolbook" w:hAnsi="Century Schoolbook"/>
      <w:sz w:val="21"/>
    </w:rPr>
  </w:style>
  <w:style w:type="paragraph" w:customStyle="1" w:styleId="Paragraph3Dots">
    <w:name w:val="Paragraph 3 Dots"/>
    <w:basedOn w:val="Normal"/>
    <w:next w:val="TextParagraph"/>
    <w:qFormat/>
    <w:rsid w:val="00F32099"/>
    <w:pPr>
      <w:spacing w:before="100" w:after="100" w:line="276" w:lineRule="auto"/>
      <w:ind w:firstLine="432"/>
    </w:pPr>
    <w:rPr>
      <w:rFonts w:ascii="Century Schoolbook" w:hAnsi="Century Schoolbook"/>
      <w:sz w:val="21"/>
    </w:rPr>
  </w:style>
  <w:style w:type="paragraph" w:customStyle="1" w:styleId="Center3emDash">
    <w:name w:val="Center 3em Dash"/>
    <w:basedOn w:val="Center5emDash"/>
    <w:next w:val="TextParagraph"/>
    <w:qFormat/>
    <w:rsid w:val="00F32099"/>
  </w:style>
  <w:style w:type="paragraph" w:customStyle="1" w:styleId="Center7emDash">
    <w:name w:val="Center 7em Dash"/>
    <w:basedOn w:val="Center3emDash"/>
    <w:next w:val="TextParagraph"/>
    <w:qFormat/>
    <w:rsid w:val="00F32099"/>
  </w:style>
  <w:style w:type="paragraph" w:customStyle="1" w:styleId="WTFB1">
    <w:name w:val="W_TFB1"/>
    <w:rsid w:val="00F32099"/>
    <w:pPr>
      <w:spacing w:before="100" w:after="100" w:line="250" w:lineRule="exact"/>
      <w:ind w:left="864" w:hanging="432"/>
    </w:pPr>
    <w:rPr>
      <w:rFonts w:ascii="Century Schoolbook" w:eastAsia="Times New Roman" w:hAnsi="Century Schoolbook" w:cs="Times New Roman"/>
      <w:b/>
      <w:sz w:val="21"/>
      <w:szCs w:val="24"/>
    </w:rPr>
  </w:style>
  <w:style w:type="paragraph" w:customStyle="1" w:styleId="TextFlushRightNameLine">
    <w:name w:val="Text Flush Right Name Line"/>
    <w:next w:val="TextParagraph"/>
    <w:qFormat/>
    <w:rsid w:val="00F32099"/>
    <w:pPr>
      <w:pBdr>
        <w:top w:val="single" w:sz="4" w:space="1" w:color="auto"/>
      </w:pBdr>
      <w:spacing w:after="200" w:line="240" w:lineRule="exact"/>
      <w:ind w:left="4320"/>
    </w:pPr>
    <w:rPr>
      <w:rFonts w:ascii="Century Schoolbook" w:eastAsia="Times New Roman" w:hAnsi="Century Schoolbook" w:cs="Times New Roman"/>
      <w:sz w:val="20"/>
      <w:szCs w:val="24"/>
    </w:rPr>
  </w:style>
  <w:style w:type="paragraph" w:customStyle="1" w:styleId="NoteFlushRightNameLine">
    <w:name w:val="Note Flush Right Name Line"/>
    <w:next w:val="NoteTextParagraph"/>
    <w:qFormat/>
    <w:rsid w:val="00F32099"/>
    <w:pPr>
      <w:pBdr>
        <w:top w:val="single" w:sz="4" w:space="1" w:color="auto"/>
      </w:pBdr>
      <w:spacing w:after="200" w:line="240" w:lineRule="exact"/>
      <w:ind w:left="4320"/>
    </w:pPr>
    <w:rPr>
      <w:rFonts w:ascii="Century Schoolbook" w:eastAsia="Times New Roman" w:hAnsi="Century Schoolbook" w:cs="Times New Roman"/>
      <w:sz w:val="20"/>
      <w:szCs w:val="24"/>
    </w:rPr>
  </w:style>
  <w:style w:type="paragraph" w:customStyle="1" w:styleId="AppNum">
    <w:name w:val="App Num"/>
    <w:basedOn w:val="ChNum"/>
    <w:next w:val="AppTitle"/>
    <w:qFormat/>
    <w:rsid w:val="00F32099"/>
    <w:rPr>
      <w:szCs w:val="24"/>
    </w:rPr>
  </w:style>
  <w:style w:type="paragraph" w:customStyle="1" w:styleId="AppTitle">
    <w:name w:val="App Title"/>
    <w:basedOn w:val="ChTitle"/>
    <w:next w:val="TextParagraph"/>
    <w:qFormat/>
    <w:rsid w:val="00F32099"/>
  </w:style>
  <w:style w:type="paragraph" w:customStyle="1" w:styleId="FormHeadFlush">
    <w:name w:val="Form Head Flush"/>
    <w:next w:val="FormTextParagraph"/>
    <w:qFormat/>
    <w:rsid w:val="00F32099"/>
    <w:pPr>
      <w:keepNext/>
      <w:spacing w:before="100" w:after="100" w:line="260" w:lineRule="exact"/>
      <w:jc w:val="both"/>
    </w:pPr>
    <w:rPr>
      <w:rFonts w:ascii="Garamond" w:eastAsia="Times New Roman" w:hAnsi="Garamond" w:cs="Times New Roman"/>
      <w:szCs w:val="24"/>
    </w:rPr>
  </w:style>
  <w:style w:type="paragraph" w:customStyle="1" w:styleId="FormHeadParagraph">
    <w:name w:val="Form Head Paragraph"/>
    <w:basedOn w:val="FormHeadFlush"/>
    <w:next w:val="FormTextParagraph"/>
    <w:qFormat/>
    <w:rsid w:val="00F32099"/>
    <w:pPr>
      <w:ind w:firstLine="432"/>
    </w:pPr>
  </w:style>
  <w:style w:type="paragraph" w:customStyle="1" w:styleId="RuleTextParagraph">
    <w:name w:val="Rule Text Paragraph"/>
    <w:qFormat/>
    <w:rsid w:val="00F32099"/>
    <w:pPr>
      <w:spacing w:before="100" w:after="100" w:line="240" w:lineRule="exact"/>
      <w:ind w:firstLine="432"/>
      <w:jc w:val="both"/>
    </w:pPr>
    <w:rPr>
      <w:rFonts w:ascii="Gautami" w:eastAsia="Times New Roman" w:hAnsi="Gautami" w:cs="Times New Roman"/>
      <w:sz w:val="20"/>
      <w:szCs w:val="24"/>
    </w:rPr>
  </w:style>
  <w:style w:type="paragraph" w:customStyle="1" w:styleId="RuleHeadCentered">
    <w:name w:val="Rule Head Centered"/>
    <w:basedOn w:val="RuleTextParagraph"/>
    <w:next w:val="RuleTextParagraph"/>
    <w:qFormat/>
    <w:rsid w:val="00F32099"/>
    <w:pPr>
      <w:keepNext/>
      <w:suppressAutoHyphens/>
      <w:ind w:firstLine="0"/>
      <w:jc w:val="center"/>
    </w:pPr>
  </w:style>
  <w:style w:type="paragraph" w:customStyle="1" w:styleId="RuleHeadParagraph">
    <w:name w:val="Rule Head Paragraph"/>
    <w:basedOn w:val="RuleHeadCentered"/>
    <w:next w:val="RuleTextParagraph"/>
    <w:qFormat/>
    <w:rsid w:val="00F32099"/>
    <w:pPr>
      <w:ind w:firstLine="432"/>
      <w:jc w:val="left"/>
    </w:pPr>
  </w:style>
  <w:style w:type="paragraph" w:customStyle="1" w:styleId="RuleTextFlush">
    <w:name w:val="Rule Text Flush"/>
    <w:basedOn w:val="RuleHeadParagraph"/>
    <w:next w:val="RuleTextParagraph"/>
    <w:qFormat/>
    <w:rsid w:val="00F32099"/>
    <w:pPr>
      <w:keepNext w:val="0"/>
      <w:ind w:firstLine="0"/>
      <w:jc w:val="both"/>
    </w:pPr>
  </w:style>
  <w:style w:type="paragraph" w:customStyle="1" w:styleId="WR11">
    <w:name w:val="W_R11"/>
    <w:rsid w:val="00F32099"/>
    <w:pPr>
      <w:spacing w:after="200" w:line="240" w:lineRule="exact"/>
      <w:ind w:left="432" w:right="432"/>
    </w:pPr>
    <w:rPr>
      <w:rFonts w:ascii="Gautami" w:eastAsia="Times New Roman" w:hAnsi="Gautami" w:cs="Times New Roman"/>
      <w:sz w:val="20"/>
      <w:szCs w:val="24"/>
    </w:rPr>
  </w:style>
  <w:style w:type="paragraph" w:customStyle="1" w:styleId="WR22">
    <w:name w:val="W_R22"/>
    <w:basedOn w:val="WR11"/>
    <w:rsid w:val="00F32099"/>
    <w:pPr>
      <w:ind w:left="864"/>
    </w:pPr>
  </w:style>
  <w:style w:type="paragraph" w:customStyle="1" w:styleId="WR33">
    <w:name w:val="W_R33"/>
    <w:basedOn w:val="WR22"/>
    <w:rsid w:val="00F32099"/>
    <w:pPr>
      <w:ind w:left="1296"/>
    </w:pPr>
  </w:style>
  <w:style w:type="paragraph" w:customStyle="1" w:styleId="WR21">
    <w:name w:val="W_R21"/>
    <w:basedOn w:val="WR33"/>
    <w:rsid w:val="00F32099"/>
    <w:pPr>
      <w:ind w:left="432" w:firstLine="432"/>
    </w:pPr>
  </w:style>
  <w:style w:type="paragraph" w:customStyle="1" w:styleId="WR32">
    <w:name w:val="W_R32"/>
    <w:basedOn w:val="WR21"/>
    <w:rsid w:val="00F32099"/>
    <w:pPr>
      <w:ind w:left="864"/>
    </w:pPr>
  </w:style>
  <w:style w:type="paragraph" w:customStyle="1" w:styleId="WRCB">
    <w:name w:val="W_RCB"/>
    <w:basedOn w:val="RuleHeadCentered"/>
    <w:rsid w:val="00F32099"/>
    <w:rPr>
      <w:b/>
    </w:rPr>
  </w:style>
  <w:style w:type="paragraph" w:customStyle="1" w:styleId="WRCI">
    <w:name w:val="W_RCI"/>
    <w:basedOn w:val="RuleHeadCentered"/>
    <w:rsid w:val="00F32099"/>
    <w:rPr>
      <w:i/>
    </w:rPr>
  </w:style>
  <w:style w:type="paragraph" w:customStyle="1" w:styleId="WDNA">
    <w:name w:val="W_DNA"/>
    <w:rsid w:val="00F32099"/>
    <w:pPr>
      <w:spacing w:after="200" w:line="180" w:lineRule="exact"/>
      <w:ind w:firstLine="432"/>
    </w:pPr>
    <w:rPr>
      <w:rFonts w:ascii="Century Schoolbook" w:eastAsia="Times New Roman" w:hAnsi="Century Schoolbook" w:cs="Times New Roman"/>
      <w:sz w:val="16"/>
      <w:szCs w:val="24"/>
    </w:rPr>
  </w:style>
  <w:style w:type="paragraph" w:customStyle="1" w:styleId="WD11">
    <w:name w:val="W_D11"/>
    <w:basedOn w:val="WDNA"/>
    <w:rsid w:val="00F32099"/>
    <w:pPr>
      <w:ind w:left="331" w:firstLine="0"/>
    </w:pPr>
  </w:style>
  <w:style w:type="paragraph" w:customStyle="1" w:styleId="WD21">
    <w:name w:val="W_D21"/>
    <w:basedOn w:val="WD11"/>
    <w:rsid w:val="00F32099"/>
    <w:pPr>
      <w:ind w:firstLine="331"/>
    </w:pPr>
  </w:style>
  <w:style w:type="paragraph" w:customStyle="1" w:styleId="WDL1">
    <w:name w:val="W_DL1"/>
    <w:basedOn w:val="WD21"/>
    <w:rsid w:val="00F32099"/>
    <w:pPr>
      <w:ind w:left="0" w:firstLine="0"/>
    </w:pPr>
  </w:style>
  <w:style w:type="paragraph" w:customStyle="1" w:styleId="WDL2">
    <w:name w:val="W_DL2"/>
    <w:basedOn w:val="WDL1"/>
    <w:rsid w:val="00F32099"/>
    <w:pPr>
      <w:ind w:left="230"/>
    </w:pPr>
  </w:style>
  <w:style w:type="paragraph" w:customStyle="1" w:styleId="FNFloatingAsterisk">
    <w:name w:val="FN Floating Asterisk"/>
    <w:basedOn w:val="Normal"/>
    <w:next w:val="FNPara"/>
    <w:qFormat/>
    <w:rsid w:val="00F32099"/>
    <w:pPr>
      <w:spacing w:before="100" w:after="100" w:line="180" w:lineRule="exact"/>
      <w:ind w:firstLine="331"/>
    </w:pPr>
    <w:rPr>
      <w:rFonts w:ascii="Century Schoolbook" w:hAnsi="Century Schoolbook"/>
    </w:rPr>
  </w:style>
  <w:style w:type="paragraph" w:customStyle="1" w:styleId="FNFloatingNumbered">
    <w:name w:val="FN Floating Numbered"/>
    <w:basedOn w:val="Normal"/>
    <w:qFormat/>
    <w:rsid w:val="00F32099"/>
    <w:pPr>
      <w:spacing w:line="180" w:lineRule="exact"/>
      <w:ind w:firstLine="331"/>
      <w:jc w:val="both"/>
    </w:pPr>
    <w:rPr>
      <w:rFonts w:ascii="Century Schoolbook" w:hAnsi="Century Schoolbook"/>
    </w:rPr>
  </w:style>
  <w:style w:type="paragraph" w:customStyle="1" w:styleId="WD">
    <w:name w:val="W_D"/>
    <w:basedOn w:val="FNFloatingNumbered"/>
    <w:rsid w:val="00F32099"/>
  </w:style>
  <w:style w:type="paragraph" w:customStyle="1" w:styleId="RuleList">
    <w:name w:val="Rule List"/>
    <w:qFormat/>
    <w:rsid w:val="00F32099"/>
    <w:pPr>
      <w:spacing w:before="100" w:after="100" w:line="240" w:lineRule="exact"/>
      <w:jc w:val="both"/>
    </w:pPr>
    <w:rPr>
      <w:rFonts w:ascii="Gautami" w:eastAsia="Times New Roman" w:hAnsi="Gautami" w:cs="Times New Roman"/>
      <w:sz w:val="20"/>
      <w:szCs w:val="24"/>
    </w:rPr>
  </w:style>
  <w:style w:type="paragraph" w:customStyle="1" w:styleId="WRL2">
    <w:name w:val="W_RL2"/>
    <w:basedOn w:val="RuleList"/>
    <w:rsid w:val="00F32099"/>
    <w:pPr>
      <w:ind w:left="432"/>
    </w:pPr>
  </w:style>
  <w:style w:type="paragraph" w:customStyle="1" w:styleId="WRL3">
    <w:name w:val="W_RL3"/>
    <w:basedOn w:val="WRL2"/>
    <w:rsid w:val="00F32099"/>
    <w:pPr>
      <w:ind w:left="864"/>
    </w:pPr>
  </w:style>
  <w:style w:type="paragraph" w:customStyle="1" w:styleId="RuleFlushRightNameLine">
    <w:name w:val="Rule Flush Right Name Line"/>
    <w:next w:val="RuleTextParagraph"/>
    <w:qFormat/>
    <w:rsid w:val="00F32099"/>
    <w:pPr>
      <w:pBdr>
        <w:top w:val="single" w:sz="4" w:space="1" w:color="auto"/>
      </w:pBdr>
      <w:spacing w:after="200" w:line="240" w:lineRule="exact"/>
      <w:ind w:left="4320"/>
    </w:pPr>
    <w:rPr>
      <w:rFonts w:ascii="Gautami" w:eastAsia="Times New Roman" w:hAnsi="Gautami" w:cs="Times New Roman"/>
      <w:sz w:val="20"/>
      <w:szCs w:val="24"/>
    </w:rPr>
  </w:style>
  <w:style w:type="paragraph" w:customStyle="1" w:styleId="Image">
    <w:name w:val="Image"/>
    <w:qFormat/>
    <w:rsid w:val="00F32099"/>
    <w:pPr>
      <w:spacing w:before="200" w:after="200" w:line="276" w:lineRule="auto"/>
      <w:jc w:val="center"/>
    </w:pPr>
    <w:rPr>
      <w:rFonts w:ascii="Century Schoolbook" w:eastAsia="Times New Roman" w:hAnsi="Century Schoolbook" w:cs="Times New Roman"/>
      <w:b/>
      <w:bCs/>
      <w:noProof/>
      <w:sz w:val="24"/>
      <w:szCs w:val="24"/>
    </w:rPr>
  </w:style>
  <w:style w:type="paragraph" w:customStyle="1" w:styleId="FN3StarsCentered">
    <w:name w:val="FN 3 Stars Centered"/>
    <w:next w:val="FNPara"/>
    <w:qFormat/>
    <w:rsid w:val="00F32099"/>
    <w:pPr>
      <w:spacing w:before="100" w:after="100" w:line="180" w:lineRule="exact"/>
      <w:ind w:firstLine="288"/>
      <w:jc w:val="center"/>
    </w:pPr>
    <w:rPr>
      <w:rFonts w:ascii="Century Schoolbook" w:eastAsia="Times New Roman" w:hAnsi="Century Schoolbook" w:cs="Times New Roman"/>
      <w:sz w:val="16"/>
      <w:szCs w:val="16"/>
    </w:rPr>
  </w:style>
  <w:style w:type="paragraph" w:customStyle="1" w:styleId="FN3StarsParagraph">
    <w:name w:val="FN 3 Stars Paragraph"/>
    <w:basedOn w:val="FN3StarsCentered"/>
    <w:next w:val="FNPara"/>
    <w:qFormat/>
    <w:rsid w:val="00F32099"/>
    <w:pPr>
      <w:ind w:firstLine="331"/>
      <w:jc w:val="left"/>
    </w:pPr>
  </w:style>
  <w:style w:type="character" w:customStyle="1" w:styleId="HiddenHyperlink">
    <w:name w:val="Hidden Hyperlink"/>
    <w:basedOn w:val="Hyperlink"/>
    <w:uiPriority w:val="1"/>
    <w:qFormat/>
    <w:rsid w:val="00F32099"/>
    <w:rPr>
      <w:rFonts w:ascii="Century Schoolbook" w:eastAsia="Times New Roman" w:hAnsi="Century Schoolbook" w:cs="Times New Roman"/>
      <w:color w:val="auto"/>
      <w:sz w:val="21"/>
      <w:szCs w:val="28"/>
      <w:u w:val="none"/>
    </w:rPr>
  </w:style>
  <w:style w:type="paragraph" w:customStyle="1" w:styleId="FNPara">
    <w:name w:val="FN Para"/>
    <w:qFormat/>
    <w:rsid w:val="00F32099"/>
    <w:pPr>
      <w:tabs>
        <w:tab w:val="left" w:pos="576"/>
      </w:tabs>
      <w:spacing w:after="40" w:line="180" w:lineRule="exact"/>
      <w:ind w:firstLine="331"/>
      <w:jc w:val="both"/>
    </w:pPr>
    <w:rPr>
      <w:rFonts w:ascii="Century Schoolbook" w:eastAsia="Times New Roman" w:hAnsi="Century Schoolbook" w:cs="Times New Roman"/>
      <w:sz w:val="16"/>
      <w:szCs w:val="24"/>
    </w:rPr>
  </w:style>
  <w:style w:type="paragraph" w:styleId="Index1">
    <w:name w:val="index 1"/>
    <w:basedOn w:val="Normal"/>
    <w:next w:val="Normal"/>
    <w:autoRedefine/>
    <w:uiPriority w:val="99"/>
    <w:unhideWhenUsed/>
    <w:rsid w:val="00F32099"/>
    <w:pPr>
      <w:tabs>
        <w:tab w:val="right" w:leader="dot" w:pos="3230"/>
      </w:tabs>
      <w:ind w:left="180" w:hanging="180"/>
    </w:pPr>
    <w:rPr>
      <w:rFonts w:ascii="Century Schoolbook" w:hAnsi="Century Schoolbook"/>
      <w:b/>
      <w:noProof/>
    </w:rPr>
  </w:style>
  <w:style w:type="paragraph" w:styleId="Index2">
    <w:name w:val="index 2"/>
    <w:basedOn w:val="Normal"/>
    <w:next w:val="Normal"/>
    <w:autoRedefine/>
    <w:uiPriority w:val="99"/>
    <w:unhideWhenUsed/>
    <w:rsid w:val="00F32099"/>
    <w:pPr>
      <w:ind w:left="187" w:hanging="187"/>
    </w:pPr>
    <w:rPr>
      <w:rFonts w:ascii="Century Schoolbook" w:hAnsi="Century Schoolbook"/>
    </w:rPr>
  </w:style>
  <w:style w:type="paragraph" w:styleId="Index4">
    <w:name w:val="index 4"/>
    <w:basedOn w:val="Normal"/>
    <w:next w:val="Normal"/>
    <w:autoRedefine/>
    <w:uiPriority w:val="99"/>
    <w:unhideWhenUsed/>
    <w:rsid w:val="00F32099"/>
    <w:pPr>
      <w:tabs>
        <w:tab w:val="right" w:leader="dot" w:pos="3230"/>
      </w:tabs>
      <w:ind w:left="547" w:hanging="187"/>
    </w:pPr>
    <w:rPr>
      <w:rFonts w:ascii="Century Schoolbook" w:hAnsi="Century Schoolbook"/>
      <w:noProof/>
    </w:rPr>
  </w:style>
  <w:style w:type="paragraph" w:styleId="Index3">
    <w:name w:val="index 3"/>
    <w:basedOn w:val="Normal"/>
    <w:next w:val="Normal"/>
    <w:autoRedefine/>
    <w:uiPriority w:val="99"/>
    <w:unhideWhenUsed/>
    <w:rsid w:val="00F32099"/>
    <w:pPr>
      <w:tabs>
        <w:tab w:val="right" w:leader="dot" w:pos="3230"/>
      </w:tabs>
      <w:ind w:left="374" w:hanging="187"/>
    </w:pPr>
    <w:rPr>
      <w:rFonts w:ascii="Century Schoolbook" w:hAnsi="Century Schoolbook"/>
    </w:rPr>
  </w:style>
  <w:style w:type="paragraph" w:styleId="Index5">
    <w:name w:val="index 5"/>
    <w:basedOn w:val="Normal"/>
    <w:next w:val="Normal"/>
    <w:autoRedefine/>
    <w:uiPriority w:val="99"/>
    <w:semiHidden/>
    <w:unhideWhenUsed/>
    <w:rsid w:val="00F32099"/>
    <w:pPr>
      <w:ind w:left="907" w:hanging="187"/>
    </w:pPr>
    <w:rPr>
      <w:rFonts w:ascii="Century Schoolbook" w:hAnsi="Century Schoolbook"/>
    </w:rPr>
  </w:style>
  <w:style w:type="paragraph" w:customStyle="1" w:styleId="ImageSpace">
    <w:name w:val="Image Space"/>
    <w:basedOn w:val="TextParagraph"/>
    <w:link w:val="ImageSpaceChar"/>
    <w:qFormat/>
    <w:rsid w:val="00F32099"/>
    <w:pPr>
      <w:spacing w:before="200" w:after="200" w:line="240" w:lineRule="auto"/>
      <w:ind w:firstLine="0"/>
      <w:jc w:val="center"/>
    </w:pPr>
  </w:style>
  <w:style w:type="character" w:customStyle="1" w:styleId="TextParagraphChar">
    <w:name w:val="Text Paragraph Char"/>
    <w:basedOn w:val="DefaultParagraphFont"/>
    <w:link w:val="TextParagraph"/>
    <w:rsid w:val="00F32099"/>
    <w:rPr>
      <w:rFonts w:ascii="Century Schoolbook" w:eastAsia="Times New Roman" w:hAnsi="Century Schoolbook" w:cs="Times New Roman"/>
      <w:sz w:val="21"/>
      <w:szCs w:val="28"/>
    </w:rPr>
  </w:style>
  <w:style w:type="character" w:customStyle="1" w:styleId="ImageSpaceChar">
    <w:name w:val="Image Space Char"/>
    <w:basedOn w:val="TextParagraphChar"/>
    <w:link w:val="ImageSpace"/>
    <w:rsid w:val="00F32099"/>
    <w:rPr>
      <w:rFonts w:ascii="Century Schoolbook" w:eastAsia="Times New Roman" w:hAnsi="Century Schoolbook" w:cs="Times New Roman"/>
      <w:sz w:val="21"/>
      <w:szCs w:val="28"/>
    </w:rPr>
  </w:style>
  <w:style w:type="paragraph" w:styleId="ListParagraph">
    <w:name w:val="List Paragraph"/>
    <w:basedOn w:val="Normal"/>
    <w:uiPriority w:val="34"/>
    <w:qFormat/>
    <w:rsid w:val="00F32099"/>
    <w:pPr>
      <w:ind w:left="720"/>
      <w:contextualSpacing/>
    </w:pPr>
  </w:style>
  <w:style w:type="paragraph" w:styleId="ListNumber5">
    <w:name w:val="List Number 5"/>
    <w:basedOn w:val="Normal"/>
    <w:uiPriority w:val="99"/>
    <w:unhideWhenUsed/>
    <w:rsid w:val="00F32099"/>
    <w:pPr>
      <w:numPr>
        <w:numId w:val="2"/>
      </w:numPr>
      <w:contextualSpacing/>
    </w:pPr>
  </w:style>
  <w:style w:type="paragraph" w:styleId="ListNumber4">
    <w:name w:val="List Number 4"/>
    <w:basedOn w:val="Normal"/>
    <w:uiPriority w:val="99"/>
    <w:unhideWhenUsed/>
    <w:rsid w:val="00F32099"/>
    <w:pPr>
      <w:numPr>
        <w:numId w:val="3"/>
      </w:numPr>
      <w:tabs>
        <w:tab w:val="clear" w:pos="1440"/>
        <w:tab w:val="num" w:pos="360"/>
      </w:tabs>
      <w:ind w:left="0" w:firstLine="0"/>
      <w:contextualSpacing/>
    </w:pPr>
  </w:style>
  <w:style w:type="paragraph" w:styleId="NoSpacing">
    <w:name w:val="No Spacing"/>
    <w:uiPriority w:val="1"/>
    <w:qFormat/>
    <w:rsid w:val="00F32099"/>
    <w:pPr>
      <w:spacing w:after="0" w:line="240" w:lineRule="auto"/>
    </w:pPr>
    <w:rPr>
      <w:rFonts w:ascii="Arial" w:eastAsia="Times New Roman" w:hAnsi="Arial" w:cs="Times New Roman"/>
      <w:sz w:val="18"/>
      <w:szCs w:val="24"/>
    </w:rPr>
  </w:style>
  <w:style w:type="paragraph" w:styleId="ListContinue3">
    <w:name w:val="List Continue 3"/>
    <w:basedOn w:val="Normal"/>
    <w:uiPriority w:val="99"/>
    <w:unhideWhenUsed/>
    <w:rsid w:val="00F32099"/>
    <w:pPr>
      <w:spacing w:after="120"/>
      <w:ind w:left="1080"/>
      <w:contextualSpacing/>
    </w:pPr>
  </w:style>
  <w:style w:type="paragraph" w:customStyle="1" w:styleId="PtNum">
    <w:name w:val="Pt Num"/>
    <w:next w:val="PtTitle"/>
    <w:qFormat/>
    <w:rsid w:val="00F32099"/>
    <w:pPr>
      <w:keepNext/>
      <w:pBdr>
        <w:bottom w:val="double" w:sz="4" w:space="1" w:color="auto"/>
      </w:pBdr>
      <w:suppressAutoHyphens/>
      <w:spacing w:before="120" w:after="120" w:line="440" w:lineRule="exact"/>
      <w:jc w:val="center"/>
    </w:pPr>
    <w:rPr>
      <w:rFonts w:ascii="Century Schoolbook" w:eastAsia="Times New Roman" w:hAnsi="Century Schoolbook" w:cs="Times New Roman"/>
      <w:b/>
      <w:smallCaps/>
      <w:color w:val="000000" w:themeColor="text1"/>
      <w:sz w:val="40"/>
      <w:szCs w:val="24"/>
    </w:rPr>
  </w:style>
  <w:style w:type="paragraph" w:customStyle="1" w:styleId="PtTitle">
    <w:name w:val="Pt Title"/>
    <w:basedOn w:val="ChTitle"/>
    <w:next w:val="TextParagraph"/>
    <w:link w:val="PtTitleChar"/>
    <w:qFormat/>
    <w:rsid w:val="00F32099"/>
    <w:pPr>
      <w:spacing w:line="440" w:lineRule="exact"/>
    </w:pPr>
    <w:rPr>
      <w:sz w:val="40"/>
    </w:rPr>
  </w:style>
  <w:style w:type="character" w:customStyle="1" w:styleId="PtTitleChar">
    <w:name w:val="Pt Title Char"/>
    <w:basedOn w:val="ChTitleChar"/>
    <w:link w:val="PtTitle"/>
    <w:rsid w:val="00F32099"/>
    <w:rPr>
      <w:rFonts w:ascii="Century Schoolbook" w:eastAsia="Times New Roman" w:hAnsi="Century Schoolbook" w:cs="Times New Roman"/>
      <w:b/>
      <w:bCs w:val="0"/>
      <w:smallCaps/>
      <w:color w:val="000000" w:themeColor="text1"/>
      <w:sz w:val="40"/>
      <w:szCs w:val="28"/>
    </w:rPr>
  </w:style>
  <w:style w:type="paragraph" w:customStyle="1" w:styleId="WH2">
    <w:name w:val="WH2"/>
    <w:qFormat/>
    <w:rsid w:val="00F32099"/>
    <w:pPr>
      <w:suppressAutoHyphens/>
      <w:spacing w:after="200" w:line="220" w:lineRule="exact"/>
      <w:jc w:val="center"/>
    </w:pPr>
    <w:rPr>
      <w:rFonts w:ascii="Century Schoolbook" w:eastAsia="Times New Roman" w:hAnsi="Century Schoolbook" w:cs="Times New Roman"/>
      <w:b/>
      <w:sz w:val="18"/>
      <w:szCs w:val="24"/>
    </w:rPr>
  </w:style>
  <w:style w:type="paragraph" w:customStyle="1" w:styleId="DIVB">
    <w:name w:val="DIVB"/>
    <w:qFormat/>
    <w:rsid w:val="00F32099"/>
    <w:pPr>
      <w:spacing w:after="720" w:line="276" w:lineRule="auto"/>
      <w:jc w:val="center"/>
    </w:pPr>
    <w:rPr>
      <w:rFonts w:ascii="Century Schoolbook" w:eastAsia="Times New Roman" w:hAnsi="Century Schoolbook" w:cs="Times New Roman"/>
      <w:b/>
      <w:bCs/>
      <w:sz w:val="36"/>
      <w:szCs w:val="28"/>
    </w:rPr>
  </w:style>
  <w:style w:type="paragraph" w:customStyle="1" w:styleId="D5">
    <w:name w:val="D5"/>
    <w:qFormat/>
    <w:rsid w:val="00F32099"/>
    <w:pPr>
      <w:spacing w:after="240" w:line="276" w:lineRule="auto"/>
      <w:jc w:val="center"/>
    </w:pPr>
    <w:rPr>
      <w:rFonts w:ascii="Century Schoolbook" w:hAnsi="Century Schoolbook"/>
      <w:caps/>
      <w:sz w:val="24"/>
    </w:rPr>
  </w:style>
  <w:style w:type="character" w:styleId="BookTitle">
    <w:name w:val="Book Title"/>
    <w:basedOn w:val="DefaultParagraphFont"/>
    <w:uiPriority w:val="33"/>
    <w:qFormat/>
    <w:rsid w:val="00F32099"/>
    <w:rPr>
      <w:b/>
      <w:bCs/>
      <w:smallCaps/>
      <w:color w:val="000000" w:themeColor="text1"/>
      <w:spacing w:val="5"/>
    </w:rPr>
  </w:style>
  <w:style w:type="character" w:styleId="Emphasis">
    <w:name w:val="Emphasis"/>
    <w:basedOn w:val="DefaultParagraphFont"/>
    <w:uiPriority w:val="20"/>
    <w:qFormat/>
    <w:rsid w:val="00F32099"/>
    <w:rPr>
      <w:i/>
      <w:iCs/>
      <w:color w:val="000000" w:themeColor="text1"/>
    </w:rPr>
  </w:style>
  <w:style w:type="paragraph" w:customStyle="1" w:styleId="SERIESNAME">
    <w:name w:val="SERIES NAME"/>
    <w:basedOn w:val="WEGT"/>
    <w:link w:val="SERIESNAMEChar"/>
    <w:qFormat/>
    <w:rsid w:val="00F32099"/>
    <w:pPr>
      <w:suppressAutoHyphens/>
      <w:spacing w:line="280" w:lineRule="exact"/>
      <w:ind w:firstLine="0"/>
      <w:jc w:val="center"/>
    </w:pPr>
    <w:rPr>
      <w:b/>
      <w:sz w:val="24"/>
      <w:szCs w:val="24"/>
    </w:rPr>
  </w:style>
  <w:style w:type="character" w:customStyle="1" w:styleId="SERIESNAMEChar">
    <w:name w:val="SERIES NAME Char"/>
    <w:basedOn w:val="WEGTChar"/>
    <w:link w:val="SERIESNAME"/>
    <w:rsid w:val="00F32099"/>
    <w:rPr>
      <w:rFonts w:ascii="Century Schoolbook" w:eastAsia="Times New Roman" w:hAnsi="Century Schoolbook" w:cs="Times New Roman"/>
      <w:b/>
      <w:bCs/>
      <w:sz w:val="24"/>
      <w:szCs w:val="24"/>
    </w:rPr>
  </w:style>
  <w:style w:type="paragraph" w:customStyle="1" w:styleId="RunningHeader">
    <w:name w:val="Running Header"/>
    <w:qFormat/>
    <w:rsid w:val="00F32099"/>
    <w:pPr>
      <w:spacing w:after="0" w:line="240" w:lineRule="auto"/>
      <w:jc w:val="both"/>
    </w:pPr>
    <w:rPr>
      <w:rFonts w:ascii="Century Schoolbook" w:eastAsia="Times New Roman" w:hAnsi="Century Schoolbook" w:cs="Times New Roman"/>
      <w:b/>
      <w:smallCaps/>
      <w:sz w:val="21"/>
      <w:szCs w:val="28"/>
    </w:rPr>
  </w:style>
  <w:style w:type="paragraph" w:customStyle="1" w:styleId="RunningHeaderPage">
    <w:name w:val="Running Header Page"/>
    <w:qFormat/>
    <w:rsid w:val="00F32099"/>
    <w:pPr>
      <w:spacing w:after="0" w:line="240" w:lineRule="auto"/>
    </w:pPr>
    <w:rPr>
      <w:rFonts w:ascii="Century Schoolbook" w:eastAsia="Times New Roman" w:hAnsi="Century Schoolbook" w:cs="Times New Roman"/>
      <w:b/>
      <w:sz w:val="21"/>
      <w:szCs w:val="28"/>
    </w:rPr>
  </w:style>
  <w:style w:type="paragraph" w:customStyle="1" w:styleId="AMERICANCASEBOOKSERIES">
    <w:name w:val="AMERICAN CASEBOOK SERIES"/>
    <w:basedOn w:val="WEGT"/>
    <w:link w:val="AMERICANCASEBOOKSERIESChar"/>
    <w:qFormat/>
    <w:rsid w:val="00F32099"/>
    <w:pPr>
      <w:spacing w:line="280" w:lineRule="exact"/>
      <w:ind w:firstLine="0"/>
      <w:jc w:val="center"/>
    </w:pPr>
    <w:rPr>
      <w:b/>
      <w:sz w:val="24"/>
      <w:szCs w:val="24"/>
    </w:rPr>
  </w:style>
  <w:style w:type="character" w:customStyle="1" w:styleId="AMERICANCASEBOOKSERIESChar">
    <w:name w:val="AMERICAN CASEBOOK SERIES Char"/>
    <w:basedOn w:val="WEGTChar"/>
    <w:link w:val="AMERICANCASEBOOKSERIES"/>
    <w:rsid w:val="00F32099"/>
    <w:rPr>
      <w:rFonts w:ascii="Century Schoolbook" w:eastAsia="Times New Roman" w:hAnsi="Century Schoolbook" w:cs="Times New Roman"/>
      <w:b/>
      <w:bCs/>
      <w:sz w:val="24"/>
      <w:szCs w:val="24"/>
    </w:rPr>
  </w:style>
  <w:style w:type="paragraph" w:customStyle="1" w:styleId="Head1Numeric">
    <w:name w:val="Head 1 (Numeric)"/>
    <w:basedOn w:val="Head1"/>
    <w:next w:val="Head1"/>
    <w:rsid w:val="00F32099"/>
    <w:pPr>
      <w:numPr>
        <w:numId w:val="4"/>
      </w:numPr>
      <w:ind w:left="0" w:firstLine="0"/>
    </w:pPr>
  </w:style>
  <w:style w:type="paragraph" w:customStyle="1" w:styleId="Head1Roman">
    <w:name w:val="Head 1 (Roman)"/>
    <w:basedOn w:val="Head1"/>
    <w:next w:val="Head1"/>
    <w:rsid w:val="00F32099"/>
    <w:pPr>
      <w:numPr>
        <w:numId w:val="5"/>
      </w:numPr>
      <w:ind w:left="0" w:firstLine="0"/>
    </w:pPr>
  </w:style>
  <w:style w:type="paragraph" w:customStyle="1" w:styleId="Head1Alphabetic">
    <w:name w:val="Head 1 (Alphabetic)"/>
    <w:basedOn w:val="Head1"/>
    <w:next w:val="Head1"/>
    <w:rsid w:val="00F32099"/>
    <w:pPr>
      <w:numPr>
        <w:numId w:val="6"/>
      </w:numPr>
      <w:ind w:left="0" w:firstLine="0"/>
    </w:pPr>
  </w:style>
  <w:style w:type="paragraph" w:customStyle="1" w:styleId="Head1Decimal">
    <w:name w:val="Head 1 (Decimal)"/>
    <w:basedOn w:val="Head1"/>
    <w:rsid w:val="00F32099"/>
    <w:pPr>
      <w:numPr>
        <w:numId w:val="7"/>
      </w:numPr>
      <w:ind w:left="0" w:firstLine="0"/>
    </w:pPr>
  </w:style>
  <w:style w:type="character" w:styleId="FollowedHyperlink">
    <w:name w:val="FollowedHyperlink"/>
    <w:basedOn w:val="TextParagraphChar"/>
    <w:uiPriority w:val="99"/>
    <w:semiHidden/>
    <w:unhideWhenUsed/>
    <w:rsid w:val="00F32099"/>
    <w:rPr>
      <w:rFonts w:ascii="Century Schoolbook" w:eastAsia="Times New Roman" w:hAnsi="Century Schoolbook" w:cs="Times New Roman"/>
      <w:color w:val="954F72" w:themeColor="followedHyperlink"/>
      <w:sz w:val="21"/>
      <w:szCs w:val="28"/>
      <w:u w:val="none"/>
    </w:rPr>
  </w:style>
  <w:style w:type="paragraph" w:styleId="IndexHeading">
    <w:name w:val="index heading"/>
    <w:basedOn w:val="Normal"/>
    <w:next w:val="Index1"/>
    <w:uiPriority w:val="99"/>
    <w:semiHidden/>
    <w:unhideWhenUsed/>
    <w:rsid w:val="00F32099"/>
    <w:rPr>
      <w:rFonts w:asciiTheme="majorHAnsi" w:eastAsiaTheme="majorEastAsia" w:hAnsiTheme="majorHAnsi" w:cstheme="majorBidi"/>
      <w:b/>
      <w:bCs/>
      <w:caps/>
    </w:rPr>
  </w:style>
  <w:style w:type="paragraph" w:customStyle="1" w:styleId="Paragraph3Stars">
    <w:name w:val="Paragraph 3 Stars"/>
    <w:qFormat/>
    <w:rsid w:val="00F32099"/>
    <w:pPr>
      <w:spacing w:before="100" w:after="100" w:line="276" w:lineRule="auto"/>
      <w:ind w:firstLine="432"/>
    </w:pPr>
  </w:style>
  <w:style w:type="paragraph" w:customStyle="1" w:styleId="Center3Stars">
    <w:name w:val="Center 3 Stars"/>
    <w:qFormat/>
    <w:rsid w:val="00F32099"/>
    <w:pPr>
      <w:spacing w:before="100" w:after="100" w:line="276" w:lineRule="auto"/>
      <w:jc w:val="center"/>
    </w:pPr>
    <w:rPr>
      <w:rFonts w:ascii="Century Schoolbook" w:eastAsia="Times New Roman" w:hAnsi="Century Schoolbook" w:cs="Times New Roman"/>
      <w:sz w:val="21"/>
      <w:szCs w:val="24"/>
    </w:rPr>
  </w:style>
  <w:style w:type="paragraph" w:customStyle="1" w:styleId="SquibCase">
    <w:name w:val="Squib Case"/>
    <w:basedOn w:val="NoteTextFlush"/>
    <w:next w:val="SquibFileLine"/>
    <w:rsid w:val="00F32099"/>
    <w:pPr>
      <w:keepNext/>
      <w:ind w:left="432" w:hanging="432"/>
    </w:pPr>
  </w:style>
  <w:style w:type="paragraph" w:customStyle="1" w:styleId="SquibFileLine">
    <w:name w:val="Squib File Line"/>
    <w:basedOn w:val="FileLine"/>
    <w:next w:val="TextParagraph"/>
    <w:rsid w:val="00F32099"/>
    <w:pPr>
      <w:ind w:left="432" w:right="0" w:hanging="432"/>
      <w:jc w:val="left"/>
    </w:pPr>
  </w:style>
  <w:style w:type="paragraph" w:customStyle="1" w:styleId="RuleHeadFlush">
    <w:name w:val="Rule Head Flush"/>
    <w:basedOn w:val="RuleHeadParagraph"/>
    <w:next w:val="RuleTextFlush"/>
    <w:rsid w:val="00F32099"/>
    <w:pPr>
      <w:ind w:firstLine="0"/>
      <w:jc w:val="both"/>
    </w:pPr>
  </w:style>
  <w:style w:type="paragraph" w:customStyle="1" w:styleId="NoteTextHanging">
    <w:name w:val="Note Text Hanging"/>
    <w:next w:val="NoteTextParagraph"/>
    <w:rsid w:val="00F32099"/>
    <w:pPr>
      <w:spacing w:before="100" w:after="100" w:line="240" w:lineRule="exact"/>
      <w:ind w:left="432" w:hanging="432"/>
      <w:jc w:val="both"/>
    </w:pPr>
    <w:rPr>
      <w:rFonts w:ascii="Century Schoolbook" w:hAnsi="Century Schoolbook"/>
      <w:sz w:val="20"/>
    </w:rPr>
  </w:style>
  <w:style w:type="paragraph" w:customStyle="1" w:styleId="AMERICANCASEBOOKSERIES0">
    <w:name w:val="&quot;AMERICAN CASEBOOK SERIES&quot;"/>
    <w:basedOn w:val="WEGT"/>
    <w:link w:val="AMERICANCASEBOOKSERIESChar0"/>
    <w:qFormat/>
    <w:rsid w:val="00F32099"/>
    <w:pPr>
      <w:spacing w:line="280" w:lineRule="exact"/>
      <w:ind w:firstLine="0"/>
      <w:jc w:val="center"/>
    </w:pPr>
    <w:rPr>
      <w:b/>
      <w:sz w:val="24"/>
      <w:szCs w:val="24"/>
    </w:rPr>
  </w:style>
  <w:style w:type="character" w:customStyle="1" w:styleId="AMERICANCASEBOOKSERIESChar0">
    <w:name w:val="&quot;AMERICAN CASEBOOK SERIES&quot; Char"/>
    <w:basedOn w:val="WEGTChar"/>
    <w:link w:val="AMERICANCASEBOOKSERIES0"/>
    <w:rsid w:val="00F32099"/>
    <w:rPr>
      <w:rFonts w:ascii="Century Schoolbook" w:eastAsia="Times New Roman" w:hAnsi="Century Schoolbook" w:cs="Times New Roman"/>
      <w:b/>
      <w:bCs/>
      <w:sz w:val="24"/>
      <w:szCs w:val="24"/>
    </w:rPr>
  </w:style>
  <w:style w:type="paragraph" w:customStyle="1" w:styleId="Head1SECNUM">
    <w:name w:val="Head 1 SEC NUM"/>
    <w:basedOn w:val="Head1"/>
    <w:rsid w:val="00D750D6"/>
  </w:style>
  <w:style w:type="character" w:styleId="CommentReference">
    <w:name w:val="annotation reference"/>
    <w:basedOn w:val="DefaultParagraphFont"/>
    <w:uiPriority w:val="99"/>
    <w:semiHidden/>
    <w:unhideWhenUsed/>
    <w:rsid w:val="00D750D6"/>
    <w:rPr>
      <w:sz w:val="16"/>
      <w:szCs w:val="16"/>
    </w:rPr>
  </w:style>
  <w:style w:type="paragraph" w:styleId="CommentText">
    <w:name w:val="annotation text"/>
    <w:basedOn w:val="Normal"/>
    <w:link w:val="CommentTextChar"/>
    <w:uiPriority w:val="99"/>
    <w:unhideWhenUsed/>
    <w:rsid w:val="00D750D6"/>
    <w:rPr>
      <w:sz w:val="20"/>
      <w:szCs w:val="20"/>
    </w:rPr>
  </w:style>
  <w:style w:type="character" w:customStyle="1" w:styleId="CommentTextChar">
    <w:name w:val="Comment Text Char"/>
    <w:basedOn w:val="DefaultParagraphFont"/>
    <w:link w:val="CommentText"/>
    <w:uiPriority w:val="99"/>
    <w:rsid w:val="00D750D6"/>
    <w:rPr>
      <w:rFonts w:ascii="New Century Schoolbook" w:eastAsia="Times New Roman" w:hAnsi="New Century Schoolbook" w:cs="Times New Roman"/>
      <w:sz w:val="20"/>
      <w:szCs w:val="20"/>
    </w:rPr>
  </w:style>
  <w:style w:type="paragraph" w:styleId="CommentSubject">
    <w:name w:val="annotation subject"/>
    <w:basedOn w:val="CommentText"/>
    <w:next w:val="CommentText"/>
    <w:link w:val="CommentSubjectChar"/>
    <w:uiPriority w:val="99"/>
    <w:semiHidden/>
    <w:unhideWhenUsed/>
    <w:rsid w:val="00D750D6"/>
    <w:rPr>
      <w:b/>
      <w:bCs/>
    </w:rPr>
  </w:style>
  <w:style w:type="character" w:customStyle="1" w:styleId="CommentSubjectChar">
    <w:name w:val="Comment Subject Char"/>
    <w:basedOn w:val="CommentTextChar"/>
    <w:link w:val="CommentSubject"/>
    <w:uiPriority w:val="99"/>
    <w:semiHidden/>
    <w:rsid w:val="00D750D6"/>
    <w:rPr>
      <w:rFonts w:ascii="New Century Schoolbook" w:eastAsia="Times New Roman" w:hAnsi="New Century Schoolbook" w:cs="Times New Roman"/>
      <w:b/>
      <w:bCs/>
      <w:sz w:val="20"/>
      <w:szCs w:val="20"/>
    </w:rPr>
  </w:style>
  <w:style w:type="paragraph" w:styleId="Revision">
    <w:name w:val="Revision"/>
    <w:hidden/>
    <w:uiPriority w:val="99"/>
    <w:semiHidden/>
    <w:rsid w:val="00D750D6"/>
    <w:pPr>
      <w:spacing w:after="0" w:line="240" w:lineRule="auto"/>
    </w:pPr>
    <w:rPr>
      <w:rFonts w:ascii="New Century Schoolbook" w:eastAsia="Times New Roman" w:hAnsi="New Century Schoolbook" w:cs="Times New Roman"/>
      <w:sz w:val="16"/>
      <w:szCs w:val="24"/>
    </w:rPr>
  </w:style>
  <w:style w:type="character" w:customStyle="1" w:styleId="apple-converted-space">
    <w:name w:val="apple-converted-space"/>
    <w:basedOn w:val="DefaultParagraphFont"/>
    <w:rsid w:val="00D750D6"/>
  </w:style>
  <w:style w:type="character" w:styleId="UnresolvedMention">
    <w:name w:val="Unresolved Mention"/>
    <w:basedOn w:val="DefaultParagraphFont"/>
    <w:uiPriority w:val="99"/>
    <w:semiHidden/>
    <w:unhideWhenUsed/>
    <w:rsid w:val="00D750D6"/>
    <w:rPr>
      <w:color w:val="605E5C"/>
      <w:shd w:val="clear" w:color="auto" w:fill="E1DFDD"/>
    </w:rPr>
  </w:style>
  <w:style w:type="paragraph" w:customStyle="1" w:styleId="msonormal0">
    <w:name w:val="msonormal"/>
    <w:basedOn w:val="Normal"/>
    <w:uiPriority w:val="99"/>
    <w:rsid w:val="00D87CD1"/>
    <w:pPr>
      <w:spacing w:before="100" w:beforeAutospacing="1" w:after="100" w:afterAutospacing="1"/>
    </w:pPr>
  </w:style>
  <w:style w:type="paragraph" w:customStyle="1" w:styleId="Head1Ch1">
    <w:name w:val="Head 1_Ch.1"/>
    <w:basedOn w:val="Head1"/>
    <w:rsid w:val="00BF0102"/>
    <w:pPr>
      <w:numPr>
        <w:numId w:val="8"/>
      </w:numPr>
      <w:ind w:left="0" w:firstLine="0"/>
      <w:outlineLvl w:val="2"/>
    </w:pPr>
  </w:style>
  <w:style w:type="paragraph" w:customStyle="1" w:styleId="Head1Ch2">
    <w:name w:val="Head 1_Ch.2"/>
    <w:basedOn w:val="Head1"/>
    <w:rsid w:val="00BF0102"/>
    <w:pPr>
      <w:numPr>
        <w:numId w:val="9"/>
      </w:numPr>
      <w:ind w:left="0" w:firstLine="0"/>
      <w:outlineLvl w:val="2"/>
    </w:pPr>
  </w:style>
  <w:style w:type="paragraph" w:customStyle="1" w:styleId="Head1Ch3">
    <w:name w:val="Head 1_Ch.3"/>
    <w:basedOn w:val="Head1"/>
    <w:rsid w:val="00BF0102"/>
    <w:pPr>
      <w:numPr>
        <w:numId w:val="10"/>
      </w:numPr>
      <w:ind w:left="0" w:firstLine="0"/>
      <w:outlineLvl w:val="2"/>
    </w:pPr>
  </w:style>
  <w:style w:type="paragraph" w:customStyle="1" w:styleId="Head1Ch4">
    <w:name w:val="Head 1_Ch.4"/>
    <w:basedOn w:val="Head1"/>
    <w:rsid w:val="00BF0102"/>
    <w:pPr>
      <w:numPr>
        <w:numId w:val="11"/>
      </w:numPr>
      <w:spacing w:before="360"/>
      <w:ind w:left="0" w:firstLine="0"/>
      <w:outlineLvl w:val="2"/>
    </w:pPr>
    <w:rPr>
      <w:rFonts w:ascii="Century Schoolbook Bold" w:hAnsi="Century Schoolbook Bold"/>
    </w:rPr>
  </w:style>
  <w:style w:type="paragraph" w:customStyle="1" w:styleId="Head1Ch5">
    <w:name w:val="Head 1_Ch.5"/>
    <w:basedOn w:val="Head1"/>
    <w:rsid w:val="00BF0102"/>
    <w:pPr>
      <w:numPr>
        <w:numId w:val="12"/>
      </w:numPr>
      <w:ind w:left="0" w:firstLine="0"/>
      <w:outlineLvl w:val="2"/>
    </w:pPr>
    <w:rPr>
      <w:color w:val="auto"/>
    </w:rPr>
  </w:style>
  <w:style w:type="paragraph" w:customStyle="1" w:styleId="Head1Ch6">
    <w:name w:val="Head 1_Ch.6"/>
    <w:basedOn w:val="Head1"/>
    <w:rsid w:val="00BF0102"/>
    <w:pPr>
      <w:numPr>
        <w:numId w:val="13"/>
      </w:numPr>
      <w:ind w:left="0" w:firstLine="0"/>
      <w:outlineLvl w:val="2"/>
    </w:pPr>
  </w:style>
  <w:style w:type="paragraph" w:customStyle="1" w:styleId="Head1Ch7">
    <w:name w:val="Head 1_Ch.7"/>
    <w:basedOn w:val="Head1"/>
    <w:rsid w:val="00BF0102"/>
    <w:pPr>
      <w:numPr>
        <w:numId w:val="14"/>
      </w:numPr>
      <w:ind w:left="0" w:firstLine="0"/>
      <w:outlineLvl w:val="2"/>
    </w:pPr>
  </w:style>
  <w:style w:type="paragraph" w:customStyle="1" w:styleId="Head1Ch8">
    <w:name w:val="Head 1_Ch.8"/>
    <w:basedOn w:val="Head1"/>
    <w:rsid w:val="00BF0102"/>
    <w:pPr>
      <w:numPr>
        <w:numId w:val="15"/>
      </w:numPr>
      <w:ind w:left="0" w:firstLine="0"/>
      <w:outlineLvl w:val="2"/>
    </w:pPr>
  </w:style>
  <w:style w:type="paragraph" w:customStyle="1" w:styleId="Head1Ch9">
    <w:name w:val="Head 1_Ch.9"/>
    <w:basedOn w:val="Head1"/>
    <w:rsid w:val="00BF0102"/>
    <w:pPr>
      <w:numPr>
        <w:numId w:val="16"/>
      </w:numPr>
      <w:ind w:left="0" w:firstLine="0"/>
      <w:outlineLvl w:val="2"/>
    </w:pPr>
  </w:style>
  <w:style w:type="paragraph" w:customStyle="1" w:styleId="Head1Ch10">
    <w:name w:val="Head 1_Ch.10"/>
    <w:basedOn w:val="Head1Ch9"/>
    <w:rsid w:val="00BF0102"/>
    <w:pPr>
      <w:numPr>
        <w:numId w:val="17"/>
      </w:numPr>
      <w:ind w:left="0" w:firstLine="0"/>
    </w:pPr>
  </w:style>
  <w:style w:type="paragraph" w:customStyle="1" w:styleId="Head1Ch11">
    <w:name w:val="Head 1_Ch.11"/>
    <w:basedOn w:val="Head1"/>
    <w:rsid w:val="00BF0102"/>
    <w:pPr>
      <w:numPr>
        <w:numId w:val="18"/>
      </w:numPr>
      <w:spacing w:before="360"/>
      <w:ind w:left="0" w:firstLine="0"/>
      <w:outlineLvl w:val="2"/>
    </w:pPr>
  </w:style>
  <w:style w:type="paragraph" w:customStyle="1" w:styleId="Head1Ch12">
    <w:name w:val="Head 1_Ch.12"/>
    <w:basedOn w:val="Head1"/>
    <w:rsid w:val="00BF0102"/>
    <w:pPr>
      <w:numPr>
        <w:numId w:val="19"/>
      </w:numPr>
      <w:spacing w:before="360"/>
      <w:ind w:left="0" w:firstLine="0"/>
      <w:outlineLvl w:val="2"/>
    </w:pPr>
  </w:style>
  <w:style w:type="paragraph" w:customStyle="1" w:styleId="Default">
    <w:name w:val="Default"/>
    <w:rsid w:val="00FB0BFF"/>
    <w:pPr>
      <w:autoSpaceDE w:val="0"/>
      <w:autoSpaceDN w:val="0"/>
      <w:adjustRightInd w:val="0"/>
      <w:spacing w:after="0" w:line="240" w:lineRule="auto"/>
    </w:pPr>
    <w:rPr>
      <w:rFonts w:ascii="Century Schoolbook" w:hAnsi="Century Schoolbook" w:cs="Century Schoolbook"/>
      <w:color w:val="000000"/>
      <w:sz w:val="24"/>
      <w:szCs w:val="24"/>
    </w:rPr>
  </w:style>
  <w:style w:type="paragraph" w:styleId="Quote">
    <w:name w:val="Quote"/>
    <w:basedOn w:val="Normal"/>
    <w:next w:val="Normal"/>
    <w:link w:val="QuoteChar"/>
    <w:uiPriority w:val="29"/>
    <w:qFormat/>
    <w:rsid w:val="001C1F1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C1F1D"/>
    <w:rPr>
      <w:rFonts w:ascii="New Century Schoolbook" w:eastAsia="Times New Roman" w:hAnsi="New Century Schoolbook" w:cs="Times New Roman"/>
      <w:i/>
      <w:iCs/>
      <w:color w:val="404040" w:themeColor="text1" w:themeTint="BF"/>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16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www.westlaw.com/find/default.wl?ft=L&amp;docname=USFRCPR11&amp;rs=ap2.0&amp;rp=%2ffind%2fdefault.wl&amp;fn=_top&amp;findtype=L&amp;vr=2.0&amp;db=1000600&amp;wbtoolsId=USFRCPR11&amp;HistoryType=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www.westlaw.com/find/default.wl?ft=L&amp;docname=USFRCPR41&amp;rs=ap2.0&amp;rp=%2ffind%2fdefault.wl&amp;fn=_top&amp;findtype=L&amp;vr=2.0&amp;db=1000600&amp;wbtoolsId=USFRCPR41&amp;HistoryType=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st%20Academic%20Publishing\Cornerstone\Templates\AmericanCaseboo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EF43A19567D1499C0F51DD678C2866" ma:contentTypeVersion="45" ma:contentTypeDescription="Create a new document." ma:contentTypeScope="" ma:versionID="8b3b0b9856bf885f4818a38244e874e9">
  <xsd:schema xmlns:xsd="http://www.w3.org/2001/XMLSchema" xmlns:xs="http://www.w3.org/2001/XMLSchema" xmlns:p="http://schemas.microsoft.com/office/2006/metadata/properties" xmlns:ns2="9b09f66e-a435-4316-bc41-87f5c4ae2ade" xmlns:ns3="a7cb71c8-f41a-4865-9f2b-ad7095f79d3e" targetNamespace="http://schemas.microsoft.com/office/2006/metadata/properties" ma:root="true" ma:fieldsID="1d2f7e3aa852d13126f333bc6416d2d6" ns2:_="" ns3:_="">
    <xsd:import namespace="9b09f66e-a435-4316-bc41-87f5c4ae2ade"/>
    <xsd:import namespace="a7cb71c8-f41a-4865-9f2b-ad7095f79d3e"/>
    <xsd:element name="properties">
      <xsd:complexType>
        <xsd:sequence>
          <xsd:element name="documentManagement">
            <xsd:complexType>
              <xsd:all>
                <xsd:element ref="ns2:MigrationWizId" minOccurs="0"/>
                <xsd:element ref="ns2:MigrationWizIdPermissions" minOccurs="0"/>
                <xsd:element ref="ns2:MigrationWizIdVersion" minOccurs="0"/>
                <xsd:element ref="ns2:Stage" minOccurs="0"/>
                <xsd:element ref="ns2:Long_x0020_Title" minOccurs="0"/>
                <xsd:element ref="ns2:Series" minOccurs="0"/>
                <xsd:element ref="ns2:Short_x0020_Desc" minOccurs="0"/>
                <xsd:element ref="ns2:Manuscript_x0020_Due_x0020_Date" minOccurs="0"/>
                <xsd:element ref="ns2:Current_x0020_Ship_x0020_Date" minOccurs="0"/>
                <xsd:element ref="ns2:Production_x0020_Specialist" minOccurs="0"/>
                <xsd:element ref="ns2:Acquisitions_x0020_Editor" minOccurs="0"/>
                <xsd:element ref="ns2:Order0" minOccurs="0"/>
                <xsd:element ref="ns2:SAP_x0020_Short_x0020_Description" minOccurs="0"/>
                <xsd:element ref="ns2:wic_System_Copyright" minOccurs="0"/>
                <xsd:element ref="ns2:Forecasting_x0020_URL" minOccurs="0"/>
                <xsd:element ref="ns2:ImageCreateDate0" minOccurs="0"/>
                <xsd:element ref="ns2:Stage0" minOccurs="0"/>
                <xsd:element ref="ns2:Production_x0020_Specialist0" minOccurs="0"/>
                <xsd:element ref="ns2:Acquisitions_x0020_Editor0" minOccurs="0"/>
                <xsd:element ref="ns2:Manuscript_x0020_Due_x0020_Date0" minOccurs="0"/>
                <xsd:element ref="ns2:Current_x0020_Ship_x0020_Date0" minOccurs="0"/>
                <xsd:element ref="ns2:Netsuite_x0020_URL" minOccurs="0"/>
                <xsd:element ref="ns2:Notes0"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ImageCreateDate1" minOccurs="0"/>
                <xsd:element ref="ns2:Notes1"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9f66e-a435-4316-bc41-87f5c4ae2ade"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Stage" ma:index="11" nillable="true" ma:displayName="Stage" ma:description="Status of Stage" ma:internalName="Stage" ma:readOnly="false">
      <xsd:simpleType>
        <xsd:restriction base="dms:Text">
          <xsd:maxLength value="255"/>
        </xsd:restriction>
      </xsd:simpleType>
    </xsd:element>
    <xsd:element name="Long_x0020_Title" ma:index="12" nillable="true" ma:displayName="Long Title" ma:internalName="Long_x0020_Title" ma:readOnly="false">
      <xsd:simpleType>
        <xsd:restriction base="dms:Text">
          <xsd:maxLength value="255"/>
        </xsd:restriction>
      </xsd:simpleType>
    </xsd:element>
    <xsd:element name="Series" ma:index="13" nillable="true" ma:displayName="Series" ma:internalName="Series" ma:readOnly="false">
      <xsd:simpleType>
        <xsd:restriction base="dms:Text">
          <xsd:maxLength value="255"/>
        </xsd:restriction>
      </xsd:simpleType>
    </xsd:element>
    <xsd:element name="Short_x0020_Desc" ma:index="14" nillable="true" ma:displayName="Short Desc" ma:internalName="Short_x0020_Desc" ma:readOnly="false">
      <xsd:simpleType>
        <xsd:restriction base="dms:Text">
          <xsd:maxLength value="255"/>
        </xsd:restriction>
      </xsd:simpleType>
    </xsd:element>
    <xsd:element name="Manuscript_x0020_Due_x0020_Date" ma:index="15" nillable="true" ma:displayName="Manuscript Due Date" ma:description="Manuscript Due Date" ma:format="DateOnly" ma:internalName="Manuscript_x0020_Due_x0020_Date" ma:readOnly="false">
      <xsd:simpleType>
        <xsd:restriction base="dms:DateTime"/>
      </xsd:simpleType>
    </xsd:element>
    <xsd:element name="Current_x0020_Ship_x0020_Date" ma:index="16" nillable="true" ma:displayName="Current Ship Date" ma:description="Current Ship Date" ma:format="DateOnly" ma:internalName="Current_x0020_Ship_x0020_Date" ma:readOnly="false">
      <xsd:simpleType>
        <xsd:restriction base="dms:DateTime"/>
      </xsd:simpleType>
    </xsd:element>
    <xsd:element name="Production_x0020_Specialist" ma:index="17" nillable="true" ma:displayName="Production Specialist" ma:description="Product Specialist" ma:internalName="Production_x0020_Specialist" ma:readOnly="false">
      <xsd:simpleType>
        <xsd:restriction base="dms:Text">
          <xsd:maxLength value="255"/>
        </xsd:restriction>
      </xsd:simpleType>
    </xsd:element>
    <xsd:element name="Acquisitions_x0020_Editor" ma:index="18" nillable="true" ma:displayName="Acquisitions Editor" ma:description="Acquisitions Editor" ma:internalName="Acquisitions_x0020_Editor" ma:readOnly="false">
      <xsd:simpleType>
        <xsd:restriction base="dms:Text">
          <xsd:maxLength value="255"/>
        </xsd:restriction>
      </xsd:simpleType>
    </xsd:element>
    <xsd:element name="Order0" ma:index="20" nillable="true" ma:displayName="Order" ma:internalName="Order0" ma:readOnly="false">
      <xsd:simpleType>
        <xsd:restriction base="dms:Text">
          <xsd:maxLength value="255"/>
        </xsd:restriction>
      </xsd:simpleType>
    </xsd:element>
    <xsd:element name="SAP_x0020_Short_x0020_Description" ma:index="22" nillable="true" ma:displayName="SAP Short Description" ma:description="Short description of SAP" ma:internalName="SAP_x0020_Short_x0020_Description" ma:readOnly="false">
      <xsd:simpleType>
        <xsd:restriction base="dms:Text">
          <xsd:maxLength value="255"/>
        </xsd:restriction>
      </xsd:simpleType>
    </xsd:element>
    <xsd:element name="wic_System_Copyright" ma:index="24" nillable="true" ma:displayName="Copyright" ma:internalName="wic_System_Copyright" ma:readOnly="false">
      <xsd:simpleType>
        <xsd:restriction base="dms:Text">
          <xsd:maxLength value="255"/>
        </xsd:restriction>
      </xsd:simpleType>
    </xsd:element>
    <xsd:element name="Forecasting_x0020_URL" ma:index="25" nillable="true" ma:displayName="Forecasting URL" ma:format="Hyperlink" ma:internalName="Forecasting_x0020_URL">
      <xsd:complexType>
        <xsd:complexContent>
          <xsd:extension base="dms:URL">
            <xsd:sequence>
              <xsd:element name="Url" type="dms:ValidUrl" minOccurs="0" nillable="true"/>
              <xsd:element name="Description" type="xsd:string" nillable="true"/>
            </xsd:sequence>
          </xsd:extension>
        </xsd:complexContent>
      </xsd:complexType>
    </xsd:element>
    <xsd:element name="ImageCreateDate0" ma:index="26" nillable="true" ma:displayName="Date Picture Taken" ma:format="DateTime" ma:internalName="ImageCreateDate0" ma:readOnly="false">
      <xsd:simpleType>
        <xsd:restriction base="dms:DateTime"/>
      </xsd:simpleType>
    </xsd:element>
    <xsd:element name="Stage0" ma:index="27" nillable="true" ma:displayName="Stage" ma:description="Status of Stage" ma:internalName="Stage0" ma:readOnly="false">
      <xsd:simpleType>
        <xsd:restriction base="dms:Text">
          <xsd:maxLength value="255"/>
        </xsd:restriction>
      </xsd:simpleType>
    </xsd:element>
    <xsd:element name="Production_x0020_Specialist0" ma:index="28" nillable="true" ma:displayName="Production Specialist" ma:description="Product Specialist" ma:internalName="Production_x0020_Specialist0" ma:readOnly="false">
      <xsd:simpleType>
        <xsd:restriction base="dms:Text">
          <xsd:maxLength value="255"/>
        </xsd:restriction>
      </xsd:simpleType>
    </xsd:element>
    <xsd:element name="Acquisitions_x0020_Editor0" ma:index="29" nillable="true" ma:displayName="Acquisitions Editor" ma:description="Acquisitions Editor" ma:internalName="Acquisitions_x0020_Editor0" ma:readOnly="false">
      <xsd:simpleType>
        <xsd:restriction base="dms:Text">
          <xsd:maxLength value="255"/>
        </xsd:restriction>
      </xsd:simpleType>
    </xsd:element>
    <xsd:element name="Manuscript_x0020_Due_x0020_Date0" ma:index="30" nillable="true" ma:displayName="Manuscript Due Date" ma:description="Manuscript Due Date" ma:format="DateOnly" ma:internalName="Manuscript_x0020_Due_x0020_Date0" ma:readOnly="false">
      <xsd:simpleType>
        <xsd:restriction base="dms:DateTime"/>
      </xsd:simpleType>
    </xsd:element>
    <xsd:element name="Current_x0020_Ship_x0020_Date0" ma:index="31" nillable="true" ma:displayName="Current Ship Date" ma:description="Current Ship Date" ma:format="DateOnly" ma:internalName="Current_x0020_Ship_x0020_Date0" ma:readOnly="false">
      <xsd:simpleType>
        <xsd:restriction base="dms:DateTime"/>
      </xsd:simpleType>
    </xsd:element>
    <xsd:element name="Netsuite_x0020_URL" ma:index="32" nillable="true" ma:displayName="Netsuite URL" ma:format="Hyperlink" ma:internalName="Netsuite_x0020_URL">
      <xsd:complexType>
        <xsd:complexContent>
          <xsd:extension base="dms:URL">
            <xsd:sequence>
              <xsd:element name="Url" type="dms:ValidUrl" minOccurs="0" nillable="true"/>
              <xsd:element name="Description" type="xsd:string" nillable="true"/>
            </xsd:sequence>
          </xsd:extension>
        </xsd:complexContent>
      </xsd:complexType>
    </xsd:element>
    <xsd:element name="Notes0" ma:index="33" nillable="true" ma:displayName="Notes" ma:internalName="Notes0" ma:readOnly="false">
      <xsd:simpleType>
        <xsd:restriction base="dms:Note">
          <xsd:maxLength value="255"/>
        </xsd:restriction>
      </xsd:simpleType>
    </xsd:element>
    <xsd:element name="MediaServiceMetadata" ma:index="34" nillable="true" ma:displayName="MediaServiceMetadata" ma:hidden="true" ma:internalName="MediaServiceMetadata" ma:readOnly="true">
      <xsd:simpleType>
        <xsd:restriction base="dms:Note"/>
      </xsd:simpleType>
    </xsd:element>
    <xsd:element name="MediaServiceFastMetadata" ma:index="35" nillable="true" ma:displayName="MediaServiceFastMetadata" ma:hidden="true" ma:internalName="MediaServiceFastMetadata" ma:readOnly="true">
      <xsd:simpleType>
        <xsd:restriction base="dms:Note"/>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ServiceDateTaken" ma:index="38" nillable="true" ma:displayName="MediaServiceDateTaken" ma:hidden="true" ma:internalName="MediaServiceDateTaken" ma:readOnly="true">
      <xsd:simpleType>
        <xsd:restriction base="dms:Text"/>
      </xsd:simpleType>
    </xsd:element>
    <xsd:element name="MediaServiceAutoTags" ma:index="39" nillable="true" ma:displayName="Tags" ma:internalName="MediaServiceAutoTags" ma:readOnly="true">
      <xsd:simpleType>
        <xsd:restriction base="dms:Text"/>
      </xsd:simpleType>
    </xsd:element>
    <xsd:element name="MediaServiceOCR" ma:index="40" nillable="true" ma:displayName="Extracted Text" ma:internalName="MediaServiceOCR" ma:readOnly="true">
      <xsd:simpleType>
        <xsd:restriction base="dms:Note">
          <xsd:maxLength value="255"/>
        </xsd:restriction>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EventHashCode" ma:index="42" nillable="true" ma:displayName="MediaServiceEventHashCode" ma:hidden="true" ma:internalName="MediaServiceEventHashCode" ma:readOnly="true">
      <xsd:simpleType>
        <xsd:restriction base="dms:Text"/>
      </xsd:simpleType>
    </xsd:element>
    <xsd:element name="MediaLengthInSeconds" ma:index="43" nillable="true" ma:displayName="MediaLengthInSeconds" ma:hidden="true" ma:internalName="MediaLengthInSeconds" ma:readOnly="true">
      <xsd:simpleType>
        <xsd:restriction base="dms:Unknown"/>
      </xsd:simpleType>
    </xsd:element>
    <xsd:element name="ImageCreateDate1" ma:index="44" nillable="true" ma:displayName="Date Picture Taken" ma:format="DateTime" ma:internalName="ImageCreateDate1" ma:readOnly="false">
      <xsd:simpleType>
        <xsd:restriction base="dms:DateTime"/>
      </xsd:simpleType>
    </xsd:element>
    <xsd:element name="Notes1" ma:index="45" nillable="true" ma:displayName="Notes" ma:internalName="Notes1" ma:readOnly="false">
      <xsd:simpleType>
        <xsd:restriction base="dms:Note">
          <xsd:maxLength value="255"/>
        </xsd:restriction>
      </xsd:simpleType>
    </xsd:element>
    <xsd:element name="lcf76f155ced4ddcb4097134ff3c332f" ma:index="50" nillable="true" ma:taxonomy="true" ma:internalName="lcf76f155ced4ddcb4097134ff3c332f" ma:taxonomyFieldName="MediaServiceImageTags" ma:displayName="Image Tags" ma:readOnly="false" ma:fieldId="{5cf76f15-5ced-4ddc-b409-7134ff3c332f}" ma:taxonomyMulti="true" ma:sspId="9227579e-356f-48a8-af85-2e3c6220c1e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cb71c8-f41a-4865-9f2b-ad7095f79d3e" elementFormDefault="qualified">
    <xsd:import namespace="http://schemas.microsoft.com/office/2006/documentManagement/types"/>
    <xsd:import namespace="http://schemas.microsoft.com/office/infopath/2007/PartnerControls"/>
    <xsd:element name="SharedWithUsers" ma:index="4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7" nillable="true" ma:displayName="Shared With Details" ma:internalName="SharedWithDetails" ma:readOnly="true">
      <xsd:simpleType>
        <xsd:restriction base="dms:Note">
          <xsd:maxLength value="255"/>
        </xsd:restriction>
      </xsd:simpleType>
    </xsd:element>
    <xsd:element name="TaxCatchAll" ma:index="48" nillable="true" ma:displayName="Taxonomy Catch All Column" ma:hidden="true" ma:list="{6a5309d4-ed22-42e0-b02b-c522089d09cd}" ma:internalName="TaxCatchAll" ma:showField="CatchAllData" ma:web="a7cb71c8-f41a-4865-9f2b-ad7095f79d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3"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19" ma:displayName="Comments"/>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ge xmlns="9b09f66e-a435-4316-bc41-87f5c4ae2ade" xsi:nil="true"/>
    <Netsuite_x0020_URL xmlns="9b09f66e-a435-4316-bc41-87f5c4ae2ade">
      <Url xsi:nil="true"/>
      <Description xsi:nil="true"/>
    </Netsuite_x0020_URL>
    <Long_x0020_Title xmlns="9b09f66e-a435-4316-bc41-87f5c4ae2ade" xsi:nil="true"/>
    <Short_x0020_Desc xmlns="9b09f66e-a435-4316-bc41-87f5c4ae2ade" xsi:nil="true"/>
    <Manuscript_x0020_Due_x0020_Date xmlns="9b09f66e-a435-4316-bc41-87f5c4ae2ade" xsi:nil="true"/>
    <Acquisitions_x0020_Editor xmlns="9b09f66e-a435-4316-bc41-87f5c4ae2ade" xsi:nil="true"/>
    <Series xmlns="9b09f66e-a435-4316-bc41-87f5c4ae2ade" xsi:nil="true"/>
    <Current_x0020_Ship_x0020_Date xmlns="9b09f66e-a435-4316-bc41-87f5c4ae2ade" xsi:nil="true"/>
    <Production_x0020_Specialist xmlns="9b09f66e-a435-4316-bc41-87f5c4ae2ade" xsi:nil="true"/>
    <Forecasting_x0020_URL xmlns="9b09f66e-a435-4316-bc41-87f5c4ae2ade">
      <Url xsi:nil="true"/>
      <Description xsi:nil="true"/>
    </Forecasting_x0020_URL>
    <Acquisitions_x0020_Editor0 xmlns="9b09f66e-a435-4316-bc41-87f5c4ae2ade" xsi:nil="true"/>
    <Manuscript_x0020_Due_x0020_Date0 xmlns="9b09f66e-a435-4316-bc41-87f5c4ae2ade" xsi:nil="true"/>
    <MigrationWizIdPermissions xmlns="9b09f66e-a435-4316-bc41-87f5c4ae2ade" xsi:nil="true"/>
    <Production_x0020_Specialist0 xmlns="9b09f66e-a435-4316-bc41-87f5c4ae2ade" xsi:nil="true"/>
    <Notes0 xmlns="9b09f66e-a435-4316-bc41-87f5c4ae2ade" xsi:nil="true"/>
    <ImageCreateDate0 xmlns="9b09f66e-a435-4316-bc41-87f5c4ae2ade" xsi:nil="true"/>
    <Current_x0020_Ship_x0020_Date0 xmlns="9b09f66e-a435-4316-bc41-87f5c4ae2ade" xsi:nil="true"/>
    <Order0 xmlns="9b09f66e-a435-4316-bc41-87f5c4ae2ade" xsi:nil="true"/>
    <SAP_x0020_Short_x0020_Description xmlns="9b09f66e-a435-4316-bc41-87f5c4ae2ade" xsi:nil="true"/>
    <wic_System_Copyright xmlns="9b09f66e-a435-4316-bc41-87f5c4ae2ade" xsi:nil="true"/>
    <MigrationWizIdVersion xmlns="9b09f66e-a435-4316-bc41-87f5c4ae2ade" xsi:nil="true"/>
    <Stage0 xmlns="9b09f66e-a435-4316-bc41-87f5c4ae2ade" xsi:nil="true"/>
    <MigrationWizId xmlns="9b09f66e-a435-4316-bc41-87f5c4ae2ade">3e649e6b-9c52-444f-abf5-f76687695260</MigrationWizId>
    <Notes1 xmlns="9b09f66e-a435-4316-bc41-87f5c4ae2ade" xsi:nil="true"/>
    <ImageCreateDate1 xmlns="9b09f66e-a435-4316-bc41-87f5c4ae2ade" xsi:nil="true"/>
    <TaxCatchAll xmlns="a7cb71c8-f41a-4865-9f2b-ad7095f79d3e" xsi:nil="true"/>
    <lcf76f155ced4ddcb4097134ff3c332f xmlns="9b09f66e-a435-4316-bc41-87f5c4ae2ad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7BC51-4293-4037-AFAB-EA871D6F0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9f66e-a435-4316-bc41-87f5c4ae2ade"/>
    <ds:schemaRef ds:uri="a7cb71c8-f41a-4865-9f2b-ad7095f79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E46369-588A-421F-BB34-0CAAFAC8DD3A}">
  <ds:schemaRefs>
    <ds:schemaRef ds:uri="http://schemas.microsoft.com/sharepoint/v3/contenttype/forms"/>
  </ds:schemaRefs>
</ds:datastoreItem>
</file>

<file path=customXml/itemProps3.xml><?xml version="1.0" encoding="utf-8"?>
<ds:datastoreItem xmlns:ds="http://schemas.openxmlformats.org/officeDocument/2006/customXml" ds:itemID="{7D0C0A03-29ED-498D-91D1-96C5B01A2725}">
  <ds:schemaRefs>
    <ds:schemaRef ds:uri="http://schemas.microsoft.com/office/2006/metadata/properties"/>
    <ds:schemaRef ds:uri="http://schemas.microsoft.com/office/infopath/2007/PartnerControls"/>
    <ds:schemaRef ds:uri="9b09f66e-a435-4316-bc41-87f5c4ae2ade"/>
    <ds:schemaRef ds:uri="a7cb71c8-f41a-4865-9f2b-ad7095f79d3e"/>
  </ds:schemaRefs>
</ds:datastoreItem>
</file>

<file path=customXml/itemProps4.xml><?xml version="1.0" encoding="utf-8"?>
<ds:datastoreItem xmlns:ds="http://schemas.openxmlformats.org/officeDocument/2006/customXml" ds:itemID="{7C4674E1-37E3-4F6E-AC9F-243F6E1AE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(x86)\West Academic Publishing\Cornerstone\Templates\AmericanCasebookTemplate.dotx</Template>
  <TotalTime>360</TotalTime>
  <Pages>49</Pages>
  <Words>18666</Words>
  <Characters>106399</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Moriah Hamstad</dc:creator>
  <cp:keywords/>
  <dc:description/>
  <cp:lastModifiedBy>Roger Haydock</cp:lastModifiedBy>
  <cp:revision>36</cp:revision>
  <cp:lastPrinted>2020-04-15T12:11:00Z</cp:lastPrinted>
  <dcterms:created xsi:type="dcterms:W3CDTF">2024-03-13T15:55:00Z</dcterms:created>
  <dcterms:modified xsi:type="dcterms:W3CDTF">2024-07-13T21:27:00Z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I_DOC_ID">
    <vt:lpwstr>7448800c-e32e-4877-a145-b8d69ce6d74c</vt:lpwstr>
  </property>
  <property fmtid="{D5CDD505-2E9C-101B-9397-08002B2CF9AE}" pid="3" name="ContentTypeId">
    <vt:lpwstr>0x01010069EF43A19567D1499C0F51DD678C2866</vt:lpwstr>
  </property>
  <property fmtid="{D5CDD505-2E9C-101B-9397-08002B2CF9AE}" pid="4" name="Production Specialist0">
    <vt:lpwstr/>
  </property>
  <property fmtid="{D5CDD505-2E9C-101B-9397-08002B2CF9AE}" pid="5" name="AlternateThumbnailUrl">
    <vt:lpwstr/>
  </property>
  <property fmtid="{D5CDD505-2E9C-101B-9397-08002B2CF9AE}" pid="6" name="Stage0">
    <vt:lpwstr/>
  </property>
  <property fmtid="{D5CDD505-2E9C-101B-9397-08002B2CF9AE}" pid="7" name="Order0">
    <vt:lpwstr/>
  </property>
  <property fmtid="{D5CDD505-2E9C-101B-9397-08002B2CF9AE}" pid="8" name="Forecasting URL">
    <vt:lpwstr/>
  </property>
  <property fmtid="{D5CDD505-2E9C-101B-9397-08002B2CF9AE}" pid="9" name="Acquisitions Editor0">
    <vt:lpwstr/>
  </property>
  <property fmtid="{D5CDD505-2E9C-101B-9397-08002B2CF9AE}" pid="10" name="wic_System_Copyright">
    <vt:lpwstr/>
  </property>
  <property fmtid="{D5CDD505-2E9C-101B-9397-08002B2CF9AE}" pid="11" name="SAP Short Description">
    <vt:lpwstr/>
  </property>
  <property fmtid="{D5CDD505-2E9C-101B-9397-08002B2CF9AE}" pid="12" name="vti_imgdate">
    <vt:lpwstr/>
  </property>
  <property fmtid="{D5CDD505-2E9C-101B-9397-08002B2CF9AE}" pid="13" name="Order">
    <vt:r8>9600</vt:r8>
  </property>
</Properties>
</file>